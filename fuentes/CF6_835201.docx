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0945CE" w:rsidRDefault="000945CE"/>
    <w:tbl>
      <w:tblPr>
        <w:tblStyle w:val="aff0"/>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0945CE" w14:paraId="30538F90" w14:textId="77777777">
        <w:trPr>
          <w:trHeight w:val="340"/>
        </w:trPr>
        <w:tc>
          <w:tcPr>
            <w:tcW w:w="3066" w:type="dxa"/>
            <w:shd w:val="clear" w:color="auto" w:fill="8DB3E2"/>
            <w:vAlign w:val="center"/>
          </w:tcPr>
          <w:p w14:paraId="00000003" w14:textId="77777777" w:rsidR="000945CE" w:rsidRDefault="007E2490">
            <w:r>
              <w:t>PROGRAMA DE FORMACIÓN</w:t>
            </w:r>
          </w:p>
        </w:tc>
        <w:tc>
          <w:tcPr>
            <w:tcW w:w="10356" w:type="dxa"/>
            <w:vAlign w:val="center"/>
          </w:tcPr>
          <w:p w14:paraId="00000004" w14:textId="77777777" w:rsidR="000945CE" w:rsidRDefault="007E2490">
            <w:pPr>
              <w:rPr>
                <w:color w:val="E36C09"/>
              </w:rPr>
            </w:pPr>
            <w:r>
              <w:t>Fabricación digital de mobiliario</w:t>
            </w:r>
          </w:p>
        </w:tc>
      </w:tr>
    </w:tbl>
    <w:p w14:paraId="00000005" w14:textId="77777777" w:rsidR="000945CE" w:rsidRDefault="000945CE"/>
    <w:tbl>
      <w:tblPr>
        <w:tblStyle w:val="a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0945CE" w14:paraId="10B754B7" w14:textId="77777777">
        <w:trPr>
          <w:trHeight w:val="340"/>
        </w:trPr>
        <w:tc>
          <w:tcPr>
            <w:tcW w:w="1830" w:type="dxa"/>
            <w:shd w:val="clear" w:color="auto" w:fill="8DB3E2"/>
            <w:vAlign w:val="center"/>
          </w:tcPr>
          <w:p w14:paraId="00000006" w14:textId="77777777" w:rsidR="000945CE" w:rsidRDefault="007E2490">
            <w:r>
              <w:t>COMPETENCIA</w:t>
            </w:r>
          </w:p>
        </w:tc>
        <w:tc>
          <w:tcPr>
            <w:tcW w:w="2501" w:type="dxa"/>
            <w:vAlign w:val="center"/>
          </w:tcPr>
          <w:p w14:paraId="00000007" w14:textId="77777777" w:rsidR="000945CE" w:rsidRDefault="007E2490">
            <w:pPr>
              <w:rPr>
                <w:u w:val="single"/>
              </w:rPr>
            </w:pPr>
            <w:r>
              <w:t>290201213 - Mecanizado de piezas en máquinas de control numérico</w:t>
            </w:r>
          </w:p>
        </w:tc>
        <w:tc>
          <w:tcPr>
            <w:tcW w:w="1860" w:type="dxa"/>
            <w:shd w:val="clear" w:color="auto" w:fill="8DB3E2"/>
            <w:vAlign w:val="center"/>
          </w:tcPr>
          <w:p w14:paraId="00000008" w14:textId="77777777" w:rsidR="000945CE" w:rsidRDefault="007E2490">
            <w:r>
              <w:t>RESULTADOS DE APRENDIZAJE</w:t>
            </w:r>
          </w:p>
        </w:tc>
        <w:tc>
          <w:tcPr>
            <w:tcW w:w="7231" w:type="dxa"/>
            <w:vAlign w:val="center"/>
          </w:tcPr>
          <w:p w14:paraId="00000009" w14:textId="749910A2" w:rsidR="000945CE" w:rsidRDefault="007E2490">
            <w:pPr>
              <w:ind w:left="66"/>
              <w:rPr>
                <w:b/>
              </w:rPr>
            </w:pPr>
            <w:r>
              <w:t xml:space="preserve">290201213-02. Programar piezas a mecanizar con base en </w:t>
            </w:r>
            <w:r w:rsidR="00D41C43" w:rsidRPr="00D41C43">
              <w:rPr>
                <w:i/>
                <w:iCs/>
              </w:rPr>
              <w:t>softwar</w:t>
            </w:r>
            <w:r>
              <w:t>e CAM</w:t>
            </w:r>
          </w:p>
        </w:tc>
      </w:tr>
    </w:tbl>
    <w:p w14:paraId="0000000A" w14:textId="77777777" w:rsidR="000945CE" w:rsidRDefault="000945CE"/>
    <w:tbl>
      <w:tblPr>
        <w:tblStyle w:val="aff2"/>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0945CE" w14:paraId="6439BC4E" w14:textId="77777777">
        <w:trPr>
          <w:trHeight w:val="340"/>
        </w:trPr>
        <w:tc>
          <w:tcPr>
            <w:tcW w:w="3066" w:type="dxa"/>
            <w:shd w:val="clear" w:color="auto" w:fill="8DB3E2"/>
            <w:vAlign w:val="center"/>
          </w:tcPr>
          <w:p w14:paraId="0000000B" w14:textId="77777777" w:rsidR="000945CE" w:rsidRDefault="007E2490">
            <w:r>
              <w:t>NÚMERO DEL COMPONENTE FORMATIVO</w:t>
            </w:r>
          </w:p>
        </w:tc>
        <w:tc>
          <w:tcPr>
            <w:tcW w:w="10356" w:type="dxa"/>
            <w:vAlign w:val="center"/>
          </w:tcPr>
          <w:p w14:paraId="0000000C" w14:textId="77777777" w:rsidR="000945CE" w:rsidRDefault="007E2490">
            <w:r>
              <w:t>CF6</w:t>
            </w:r>
          </w:p>
        </w:tc>
      </w:tr>
      <w:tr w:rsidR="000945CE" w14:paraId="15F9F5A6" w14:textId="77777777">
        <w:trPr>
          <w:trHeight w:val="340"/>
        </w:trPr>
        <w:tc>
          <w:tcPr>
            <w:tcW w:w="3066" w:type="dxa"/>
            <w:shd w:val="clear" w:color="auto" w:fill="8DB3E2"/>
            <w:vAlign w:val="center"/>
          </w:tcPr>
          <w:p w14:paraId="0000000D" w14:textId="77777777" w:rsidR="000945CE" w:rsidRDefault="007E2490">
            <w:r>
              <w:t>NOMBRE DEL COMPONENTE FORMATIVO</w:t>
            </w:r>
          </w:p>
        </w:tc>
        <w:tc>
          <w:tcPr>
            <w:tcW w:w="10356" w:type="dxa"/>
            <w:vAlign w:val="center"/>
          </w:tcPr>
          <w:p w14:paraId="0000000E" w14:textId="77777777" w:rsidR="000945CE" w:rsidRDefault="007E2490">
            <w:r>
              <w:t xml:space="preserve">Programación CNC en CAM </w:t>
            </w:r>
          </w:p>
        </w:tc>
      </w:tr>
      <w:tr w:rsidR="000945CE" w14:paraId="315197B4" w14:textId="77777777">
        <w:trPr>
          <w:trHeight w:val="340"/>
        </w:trPr>
        <w:tc>
          <w:tcPr>
            <w:tcW w:w="3066" w:type="dxa"/>
            <w:shd w:val="clear" w:color="auto" w:fill="8DB3E2"/>
            <w:vAlign w:val="center"/>
          </w:tcPr>
          <w:p w14:paraId="0000000F" w14:textId="77777777" w:rsidR="000945CE" w:rsidRDefault="007E2490">
            <w:r>
              <w:t>BREVE DESCRIPCIÓN</w:t>
            </w:r>
          </w:p>
        </w:tc>
        <w:tc>
          <w:tcPr>
            <w:tcW w:w="10356" w:type="dxa"/>
            <w:vAlign w:val="center"/>
          </w:tcPr>
          <w:p w14:paraId="00000010" w14:textId="69A3C821" w:rsidR="000945CE" w:rsidRDefault="007E2490">
            <w:r>
              <w:t>El presente contenido fundamenta la fabricación asistida por computador basado en el diseño de un modelo CAD, las máquinas de control numérico computarizado CNC y su programación comprobada en el simulador.</w:t>
            </w:r>
          </w:p>
        </w:tc>
      </w:tr>
      <w:tr w:rsidR="000945CE" w14:paraId="2235A949" w14:textId="77777777">
        <w:trPr>
          <w:trHeight w:val="340"/>
        </w:trPr>
        <w:tc>
          <w:tcPr>
            <w:tcW w:w="3066" w:type="dxa"/>
            <w:shd w:val="clear" w:color="auto" w:fill="8DB3E2"/>
            <w:vAlign w:val="center"/>
          </w:tcPr>
          <w:p w14:paraId="00000011" w14:textId="77777777" w:rsidR="000945CE" w:rsidRDefault="007E2490">
            <w:r>
              <w:t>PALABRAS CLAVE</w:t>
            </w:r>
          </w:p>
        </w:tc>
        <w:tc>
          <w:tcPr>
            <w:tcW w:w="10356" w:type="dxa"/>
            <w:vAlign w:val="center"/>
          </w:tcPr>
          <w:p w14:paraId="00000012" w14:textId="7A23228D" w:rsidR="000945CE" w:rsidRDefault="007E2490">
            <w:r>
              <w:t xml:space="preserve">Fabricación Asistida por Computador </w:t>
            </w:r>
            <w:r w:rsidR="00C349E8">
              <w:t>(</w:t>
            </w:r>
            <w:r>
              <w:t>CAM</w:t>
            </w:r>
            <w:r w:rsidR="00C349E8">
              <w:t>)</w:t>
            </w:r>
            <w:r>
              <w:t xml:space="preserve">, Control Numérico Computarizado </w:t>
            </w:r>
            <w:r w:rsidR="00C349E8">
              <w:t>(</w:t>
            </w:r>
            <w:r>
              <w:t>CNC</w:t>
            </w:r>
            <w:r w:rsidR="00C349E8">
              <w:t>)</w:t>
            </w:r>
            <w:r>
              <w:t>, Programación CNC.</w:t>
            </w:r>
          </w:p>
        </w:tc>
      </w:tr>
    </w:tbl>
    <w:p w14:paraId="00000013" w14:textId="77777777" w:rsidR="000945CE" w:rsidRDefault="000945CE"/>
    <w:tbl>
      <w:tblPr>
        <w:tblStyle w:val="aff3"/>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0945CE" w14:paraId="7FAC27A3" w14:textId="77777777">
        <w:trPr>
          <w:trHeight w:val="340"/>
        </w:trPr>
        <w:tc>
          <w:tcPr>
            <w:tcW w:w="3066" w:type="dxa"/>
            <w:shd w:val="clear" w:color="auto" w:fill="8DB3E2"/>
            <w:vAlign w:val="center"/>
          </w:tcPr>
          <w:p w14:paraId="00000014" w14:textId="77777777" w:rsidR="000945CE" w:rsidRDefault="007E2490">
            <w:r>
              <w:t>ÁREA OCUPACIONAL</w:t>
            </w:r>
          </w:p>
        </w:tc>
        <w:tc>
          <w:tcPr>
            <w:tcW w:w="10356" w:type="dxa"/>
            <w:vAlign w:val="center"/>
          </w:tcPr>
          <w:p w14:paraId="00000015" w14:textId="7109D618" w:rsidR="000945CE" w:rsidRDefault="00C349E8">
            <w:r>
              <w:t xml:space="preserve">Procesamiento, fabricación y ensamble </w:t>
            </w:r>
          </w:p>
        </w:tc>
      </w:tr>
      <w:tr w:rsidR="000945CE" w14:paraId="0A799B6B" w14:textId="77777777">
        <w:trPr>
          <w:trHeight w:val="465"/>
        </w:trPr>
        <w:tc>
          <w:tcPr>
            <w:tcW w:w="3066" w:type="dxa"/>
            <w:shd w:val="clear" w:color="auto" w:fill="8DB3E2"/>
            <w:vAlign w:val="center"/>
          </w:tcPr>
          <w:p w14:paraId="00000016" w14:textId="77777777" w:rsidR="000945CE" w:rsidRDefault="007E2490">
            <w:r>
              <w:t>IDIOMA</w:t>
            </w:r>
          </w:p>
        </w:tc>
        <w:tc>
          <w:tcPr>
            <w:tcW w:w="10356" w:type="dxa"/>
            <w:vAlign w:val="center"/>
          </w:tcPr>
          <w:p w14:paraId="00000017" w14:textId="77777777" w:rsidR="000945CE" w:rsidRDefault="007E2490">
            <w:r>
              <w:t>Español</w:t>
            </w:r>
          </w:p>
        </w:tc>
      </w:tr>
    </w:tbl>
    <w:p w14:paraId="00000018" w14:textId="77777777" w:rsidR="000945CE" w:rsidRDefault="000945CE"/>
    <w:p w14:paraId="00000019" w14:textId="5C9AA6DA" w:rsidR="000945CE" w:rsidRPr="00C90A47" w:rsidRDefault="000559B4">
      <w:pPr>
        <w:pStyle w:val="Ttulo1"/>
        <w:rPr>
          <w:b/>
          <w:bCs/>
          <w:sz w:val="22"/>
          <w:szCs w:val="22"/>
          <w:rPrChange w:id="0" w:author="USER" w:date="2022-10-07T16:30:00Z">
            <w:rPr>
              <w:sz w:val="22"/>
              <w:szCs w:val="22"/>
            </w:rPr>
          </w:rPrChange>
        </w:rPr>
      </w:pPr>
      <w:r w:rsidRPr="00C90A47">
        <w:rPr>
          <w:b/>
          <w:bCs/>
          <w:sz w:val="22"/>
          <w:szCs w:val="22"/>
          <w:rPrChange w:id="1" w:author="USER" w:date="2022-10-07T16:30:00Z">
            <w:rPr>
              <w:sz w:val="22"/>
              <w:szCs w:val="22"/>
            </w:rPr>
          </w:rPrChange>
        </w:rPr>
        <w:lastRenderedPageBreak/>
        <w:t>Tabla de contenidos</w:t>
      </w:r>
    </w:p>
    <w:p w14:paraId="0000001A" w14:textId="77777777" w:rsidR="000945CE" w:rsidRDefault="000945CE">
      <w:pPr>
        <w:ind w:left="132"/>
        <w:rPr>
          <w:color w:val="7F7F7F"/>
        </w:rPr>
      </w:pPr>
    </w:p>
    <w:p w14:paraId="0000001B" w14:textId="50A0413D" w:rsidR="000945CE" w:rsidRDefault="00000000">
      <w:pPr>
        <w:rPr>
          <w:b/>
        </w:rPr>
      </w:pPr>
      <w:sdt>
        <w:sdtPr>
          <w:tag w:val="goog_rdk_0"/>
          <w:id w:val="1265269577"/>
        </w:sdtPr>
        <w:sdtContent/>
      </w:sdt>
      <w:r w:rsidR="000559B4">
        <w:rPr>
          <w:b/>
        </w:rPr>
        <w:t>Introducción</w:t>
      </w:r>
    </w:p>
    <w:p w14:paraId="0000001C" w14:textId="2EF3990D" w:rsidR="000945CE" w:rsidRDefault="000559B4">
      <w:pPr>
        <w:numPr>
          <w:ilvl w:val="0"/>
          <w:numId w:val="3"/>
        </w:numPr>
        <w:pBdr>
          <w:top w:val="nil"/>
          <w:left w:val="nil"/>
          <w:bottom w:val="nil"/>
          <w:right w:val="nil"/>
          <w:between w:val="nil"/>
        </w:pBdr>
        <w:spacing w:line="240" w:lineRule="auto"/>
        <w:rPr>
          <w:b/>
          <w:color w:val="000000"/>
        </w:rPr>
      </w:pPr>
      <w:r>
        <w:rPr>
          <w:b/>
          <w:color w:val="000000"/>
        </w:rPr>
        <w:t xml:space="preserve">Fundamentos de </w:t>
      </w:r>
      <w:r w:rsidR="007E2490">
        <w:rPr>
          <w:b/>
          <w:color w:val="000000"/>
        </w:rPr>
        <w:t>CAM</w:t>
      </w:r>
    </w:p>
    <w:p w14:paraId="0000001D" w14:textId="7530AC54" w:rsidR="000945CE" w:rsidRDefault="007E2490">
      <w:pPr>
        <w:numPr>
          <w:ilvl w:val="1"/>
          <w:numId w:val="3"/>
        </w:numPr>
        <w:pBdr>
          <w:top w:val="nil"/>
          <w:left w:val="nil"/>
          <w:bottom w:val="nil"/>
          <w:right w:val="nil"/>
          <w:between w:val="nil"/>
        </w:pBdr>
        <w:spacing w:line="240" w:lineRule="auto"/>
      </w:pPr>
      <w:r>
        <w:rPr>
          <w:color w:val="000000"/>
        </w:rPr>
        <w:t xml:space="preserve">Conceptos, definición y tipos </w:t>
      </w:r>
      <w:r w:rsidRPr="00632A1E">
        <w:rPr>
          <w:color w:val="000000"/>
        </w:rPr>
        <w:t>de</w:t>
      </w:r>
      <w:r w:rsidRPr="00632A1E">
        <w:rPr>
          <w:i/>
          <w:iCs/>
          <w:color w:val="000000"/>
        </w:rPr>
        <w:t xml:space="preserve"> </w:t>
      </w:r>
      <w:r w:rsidR="00D41C43" w:rsidRPr="00632A1E">
        <w:rPr>
          <w:i/>
          <w:iCs/>
          <w:color w:val="000000"/>
        </w:rPr>
        <w:t>softwar</w:t>
      </w:r>
      <w:r w:rsidRPr="00632A1E">
        <w:rPr>
          <w:i/>
          <w:iCs/>
          <w:color w:val="000000"/>
        </w:rPr>
        <w:t>e</w:t>
      </w:r>
      <w:r w:rsidR="00632A1E" w:rsidRPr="00632A1E">
        <w:rPr>
          <w:i/>
          <w:iCs/>
          <w:color w:val="000000"/>
        </w:rPr>
        <w:t>s</w:t>
      </w:r>
    </w:p>
    <w:p w14:paraId="0000001E" w14:textId="77777777" w:rsidR="000945CE" w:rsidRDefault="007E2490">
      <w:pPr>
        <w:numPr>
          <w:ilvl w:val="1"/>
          <w:numId w:val="3"/>
        </w:numPr>
        <w:pBdr>
          <w:top w:val="nil"/>
          <w:left w:val="nil"/>
          <w:bottom w:val="nil"/>
          <w:right w:val="nil"/>
          <w:between w:val="nil"/>
        </w:pBdr>
        <w:spacing w:line="240" w:lineRule="auto"/>
      </w:pPr>
      <w:r>
        <w:rPr>
          <w:color w:val="000000"/>
        </w:rPr>
        <w:t>Archivos digitales CAM</w:t>
      </w:r>
    </w:p>
    <w:p w14:paraId="0000001F" w14:textId="77777777" w:rsidR="000945CE" w:rsidRDefault="007E2490">
      <w:pPr>
        <w:numPr>
          <w:ilvl w:val="1"/>
          <w:numId w:val="3"/>
        </w:numPr>
        <w:pBdr>
          <w:top w:val="nil"/>
          <w:left w:val="nil"/>
          <w:bottom w:val="nil"/>
          <w:right w:val="nil"/>
          <w:between w:val="nil"/>
        </w:pBdr>
        <w:spacing w:line="240" w:lineRule="auto"/>
      </w:pPr>
      <w:r>
        <w:rPr>
          <w:color w:val="000000"/>
        </w:rPr>
        <w:t>Control Numérico Computarizado CNC</w:t>
      </w:r>
    </w:p>
    <w:p w14:paraId="00000020" w14:textId="77777777" w:rsidR="000945CE" w:rsidRDefault="007E2490">
      <w:pPr>
        <w:numPr>
          <w:ilvl w:val="0"/>
          <w:numId w:val="3"/>
        </w:numPr>
        <w:pBdr>
          <w:top w:val="nil"/>
          <w:left w:val="nil"/>
          <w:bottom w:val="nil"/>
          <w:right w:val="nil"/>
          <w:between w:val="nil"/>
        </w:pBdr>
        <w:spacing w:line="240" w:lineRule="auto"/>
        <w:rPr>
          <w:b/>
          <w:color w:val="000000"/>
        </w:rPr>
      </w:pPr>
      <w:r>
        <w:rPr>
          <w:b/>
          <w:color w:val="000000"/>
        </w:rPr>
        <w:t>Selección y configuración del mecanizado</w:t>
      </w:r>
    </w:p>
    <w:p w14:paraId="00000021" w14:textId="77777777" w:rsidR="000945CE" w:rsidRDefault="007E2490">
      <w:pPr>
        <w:numPr>
          <w:ilvl w:val="1"/>
          <w:numId w:val="3"/>
        </w:numPr>
        <w:pBdr>
          <w:top w:val="nil"/>
          <w:left w:val="nil"/>
          <w:bottom w:val="nil"/>
          <w:right w:val="nil"/>
          <w:between w:val="nil"/>
        </w:pBdr>
        <w:spacing w:line="240" w:lineRule="auto"/>
      </w:pPr>
      <w:r>
        <w:rPr>
          <w:color w:val="000000"/>
        </w:rPr>
        <w:t>Selección de máquinas CNC</w:t>
      </w:r>
    </w:p>
    <w:p w14:paraId="00000022" w14:textId="77777777" w:rsidR="000945CE" w:rsidRDefault="007E2490">
      <w:pPr>
        <w:numPr>
          <w:ilvl w:val="1"/>
          <w:numId w:val="3"/>
        </w:numPr>
        <w:pBdr>
          <w:top w:val="nil"/>
          <w:left w:val="nil"/>
          <w:bottom w:val="nil"/>
          <w:right w:val="nil"/>
          <w:between w:val="nil"/>
        </w:pBdr>
        <w:spacing w:line="240" w:lineRule="auto"/>
      </w:pPr>
      <w:r>
        <w:rPr>
          <w:color w:val="000000"/>
        </w:rPr>
        <w:t>Configuración de parámetros para mecanizado CNC</w:t>
      </w:r>
    </w:p>
    <w:p w14:paraId="00000023" w14:textId="77777777" w:rsidR="000945CE" w:rsidRDefault="007E2490">
      <w:pPr>
        <w:numPr>
          <w:ilvl w:val="1"/>
          <w:numId w:val="3"/>
        </w:numPr>
        <w:pBdr>
          <w:top w:val="nil"/>
          <w:left w:val="nil"/>
          <w:bottom w:val="nil"/>
          <w:right w:val="nil"/>
          <w:between w:val="nil"/>
        </w:pBdr>
        <w:spacing w:line="240" w:lineRule="auto"/>
      </w:pPr>
      <w:r>
        <w:rPr>
          <w:color w:val="000000"/>
        </w:rPr>
        <w:t xml:space="preserve">Matemáticas aplicadas al mecanizado </w:t>
      </w:r>
    </w:p>
    <w:p w14:paraId="00000024" w14:textId="577069CE" w:rsidR="000945CE" w:rsidRDefault="007E2490">
      <w:pPr>
        <w:numPr>
          <w:ilvl w:val="0"/>
          <w:numId w:val="3"/>
        </w:numPr>
        <w:pBdr>
          <w:top w:val="nil"/>
          <w:left w:val="nil"/>
          <w:bottom w:val="nil"/>
          <w:right w:val="nil"/>
          <w:between w:val="nil"/>
        </w:pBdr>
        <w:spacing w:line="240" w:lineRule="auto"/>
        <w:rPr>
          <w:b/>
          <w:color w:val="000000"/>
        </w:rPr>
      </w:pPr>
      <w:r>
        <w:rPr>
          <w:b/>
          <w:color w:val="000000"/>
        </w:rPr>
        <w:t>Programación y simulación de</w:t>
      </w:r>
      <w:r w:rsidR="000559B4">
        <w:rPr>
          <w:b/>
          <w:color w:val="000000"/>
        </w:rPr>
        <w:t>l</w:t>
      </w:r>
      <w:r>
        <w:rPr>
          <w:b/>
          <w:color w:val="000000"/>
        </w:rPr>
        <w:t xml:space="preserve"> mecanizado CNC</w:t>
      </w:r>
    </w:p>
    <w:p w14:paraId="00000025" w14:textId="77777777" w:rsidR="000945CE" w:rsidRDefault="007E2490">
      <w:pPr>
        <w:numPr>
          <w:ilvl w:val="1"/>
          <w:numId w:val="3"/>
        </w:numPr>
        <w:pBdr>
          <w:top w:val="nil"/>
          <w:left w:val="nil"/>
          <w:bottom w:val="nil"/>
          <w:right w:val="nil"/>
          <w:between w:val="nil"/>
        </w:pBdr>
        <w:spacing w:line="240" w:lineRule="auto"/>
      </w:pPr>
      <w:r>
        <w:rPr>
          <w:color w:val="000000"/>
        </w:rPr>
        <w:t>Proceso CNC</w:t>
      </w:r>
    </w:p>
    <w:p w14:paraId="00000026" w14:textId="77777777" w:rsidR="000945CE" w:rsidRDefault="007E2490">
      <w:pPr>
        <w:numPr>
          <w:ilvl w:val="1"/>
          <w:numId w:val="3"/>
        </w:numPr>
        <w:pBdr>
          <w:top w:val="nil"/>
          <w:left w:val="nil"/>
          <w:bottom w:val="nil"/>
          <w:right w:val="nil"/>
          <w:between w:val="nil"/>
        </w:pBdr>
        <w:spacing w:after="120" w:line="240" w:lineRule="auto"/>
      </w:pPr>
      <w:r>
        <w:rPr>
          <w:color w:val="000000"/>
        </w:rPr>
        <w:t xml:space="preserve">Simulación del mecanizado CNC </w:t>
      </w:r>
    </w:p>
    <w:p w14:paraId="00000027" w14:textId="77777777" w:rsidR="000945CE" w:rsidRDefault="000945CE"/>
    <w:p w14:paraId="00000028" w14:textId="77777777" w:rsidR="000945CE" w:rsidRDefault="000945CE"/>
    <w:p w14:paraId="00000029" w14:textId="77777777" w:rsidR="000945CE" w:rsidRDefault="000945CE"/>
    <w:p w14:paraId="0000002A" w14:textId="77777777" w:rsidR="000945CE" w:rsidRDefault="000945CE"/>
    <w:p w14:paraId="0000002B" w14:textId="77777777" w:rsidR="000945CE" w:rsidRDefault="000945CE"/>
    <w:p w14:paraId="0000002C" w14:textId="77777777" w:rsidR="000945CE" w:rsidRDefault="000945CE"/>
    <w:p w14:paraId="0000002D" w14:textId="77777777" w:rsidR="000945CE" w:rsidRDefault="000945CE"/>
    <w:p w14:paraId="0000002E" w14:textId="77777777" w:rsidR="000945CE" w:rsidRDefault="000945CE"/>
    <w:p w14:paraId="0000002F" w14:textId="77777777" w:rsidR="000945CE" w:rsidRDefault="000945CE"/>
    <w:p w14:paraId="00000030" w14:textId="77777777" w:rsidR="000945CE" w:rsidRDefault="000945CE"/>
    <w:p w14:paraId="00000031" w14:textId="77777777" w:rsidR="000945CE" w:rsidRDefault="000945CE"/>
    <w:p w14:paraId="00000032" w14:textId="77777777" w:rsidR="000945CE" w:rsidRDefault="000945CE">
      <w:pPr>
        <w:rPr>
          <w:b/>
        </w:rPr>
      </w:pPr>
    </w:p>
    <w:p w14:paraId="00000033" w14:textId="77777777" w:rsidR="000945CE" w:rsidRDefault="000945CE">
      <w:pPr>
        <w:rPr>
          <w:b/>
        </w:rPr>
      </w:pPr>
    </w:p>
    <w:p w14:paraId="00000034" w14:textId="77777777" w:rsidR="000945CE" w:rsidRDefault="000945CE">
      <w:pPr>
        <w:rPr>
          <w:b/>
        </w:rPr>
      </w:pPr>
    </w:p>
    <w:p w14:paraId="00000035" w14:textId="77777777" w:rsidR="000945CE" w:rsidRDefault="000945CE">
      <w:pPr>
        <w:rPr>
          <w:b/>
        </w:rPr>
      </w:pPr>
    </w:p>
    <w:p w14:paraId="00000036" w14:textId="52436409" w:rsidR="000945CE" w:rsidRDefault="00C10B39">
      <w:pPr>
        <w:rPr>
          <w:b/>
        </w:rPr>
      </w:pPr>
      <w:r>
        <w:rPr>
          <w:b/>
        </w:rPr>
        <w:t>Introducción</w:t>
      </w:r>
    </w:p>
    <w:p w14:paraId="00000037" w14:textId="77777777" w:rsidR="000945CE" w:rsidRDefault="000945CE">
      <w:bookmarkStart w:id="2" w:name="_heading=h.gjdgxs" w:colFirst="0" w:colLast="0"/>
      <w:bookmarkEnd w:id="2"/>
    </w:p>
    <w:tbl>
      <w:tblPr>
        <w:tblStyle w:val="a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325263F1" w14:textId="77777777">
        <w:trPr>
          <w:trHeight w:val="444"/>
        </w:trPr>
        <w:tc>
          <w:tcPr>
            <w:tcW w:w="13422" w:type="dxa"/>
            <w:shd w:val="clear" w:color="auto" w:fill="8DB3E2"/>
          </w:tcPr>
          <w:p w14:paraId="00000038" w14:textId="77777777" w:rsidR="000945CE" w:rsidRDefault="007E2490">
            <w:pPr>
              <w:pStyle w:val="Ttulo1"/>
              <w:jc w:val="center"/>
              <w:outlineLvl w:val="0"/>
              <w:rPr>
                <w:sz w:val="22"/>
                <w:szCs w:val="22"/>
              </w:rPr>
            </w:pPr>
            <w:r>
              <w:rPr>
                <w:sz w:val="22"/>
                <w:szCs w:val="22"/>
              </w:rPr>
              <w:t>Cuadro de texto</w:t>
            </w:r>
          </w:p>
        </w:tc>
      </w:tr>
      <w:tr w:rsidR="000945CE" w14:paraId="1DD0D272" w14:textId="77777777">
        <w:tc>
          <w:tcPr>
            <w:tcW w:w="13422" w:type="dxa"/>
          </w:tcPr>
          <w:p w14:paraId="00000039" w14:textId="5802228B" w:rsidR="000945CE" w:rsidRDefault="00C10B39">
            <w:pPr>
              <w:spacing w:after="120"/>
            </w:pPr>
            <w:bookmarkStart w:id="3" w:name="_Hlk115269212"/>
            <w:r>
              <w:t>B</w:t>
            </w:r>
            <w:r w:rsidR="007E2490">
              <w:t xml:space="preserve">ienvenido a este </w:t>
            </w:r>
            <w:r w:rsidR="00B57BBD">
              <w:t xml:space="preserve">a este </w:t>
            </w:r>
            <w:r w:rsidR="007E2490">
              <w:t xml:space="preserve">recurso educativo, </w:t>
            </w:r>
            <w:r w:rsidR="00B57BBD">
              <w:t xml:space="preserve">que le permite </w:t>
            </w:r>
            <w:r w:rsidR="007E2490" w:rsidRPr="00BC0809">
              <w:t>comprender cómo</w:t>
            </w:r>
            <w:r w:rsidR="007E2490">
              <w:t xml:space="preserve"> una vez que </w:t>
            </w:r>
            <w:r w:rsidR="00B57BBD">
              <w:t xml:space="preserve">se tiene </w:t>
            </w:r>
            <w:r w:rsidR="007E2490">
              <w:t xml:space="preserve">definido el diseño de </w:t>
            </w:r>
            <w:r w:rsidR="00BC0809">
              <w:t xml:space="preserve">un </w:t>
            </w:r>
            <w:r w:rsidR="007E2490">
              <w:t xml:space="preserve">producto mediante un modelo en </w:t>
            </w:r>
            <w:r w:rsidR="00D41C43" w:rsidRPr="00D41C43">
              <w:rPr>
                <w:i/>
                <w:iCs/>
              </w:rPr>
              <w:t>softwar</w:t>
            </w:r>
            <w:r w:rsidR="007E2490">
              <w:t xml:space="preserve">e CAD, es necesario proceder a su fabricación </w:t>
            </w:r>
            <w:r w:rsidR="00000A1E">
              <w:t xml:space="preserve">con el apoyo de </w:t>
            </w:r>
            <w:r w:rsidR="007E2490">
              <w:t xml:space="preserve">una aplicación llamada CAM, por sus iniciales </w:t>
            </w:r>
            <w:r w:rsidR="00B314A9">
              <w:t xml:space="preserve">del </w:t>
            </w:r>
            <w:r w:rsidR="007E2490">
              <w:t xml:space="preserve">inglés </w:t>
            </w:r>
            <w:proofErr w:type="spellStart"/>
            <w:r w:rsidR="007E2490" w:rsidRPr="00D41C43">
              <w:rPr>
                <w:i/>
              </w:rPr>
              <w:t>Computer</w:t>
            </w:r>
            <w:proofErr w:type="spellEnd"/>
            <w:r w:rsidR="007E2490" w:rsidRPr="00D41C43">
              <w:rPr>
                <w:i/>
              </w:rPr>
              <w:t xml:space="preserve"> </w:t>
            </w:r>
            <w:proofErr w:type="spellStart"/>
            <w:r w:rsidR="007E2490" w:rsidRPr="00D41C43">
              <w:rPr>
                <w:i/>
              </w:rPr>
              <w:t>Aided</w:t>
            </w:r>
            <w:proofErr w:type="spellEnd"/>
            <w:r w:rsidR="007E2490" w:rsidRPr="00D41C43">
              <w:rPr>
                <w:i/>
              </w:rPr>
              <w:t xml:space="preserve"> Manufacture</w:t>
            </w:r>
            <w:r w:rsidR="007E2490">
              <w:t xml:space="preserve"> o fabricación asistida por computador. </w:t>
            </w:r>
            <w:r w:rsidR="00BC0809">
              <w:t>Asimismo, se presentan</w:t>
            </w:r>
            <w:r w:rsidR="007E2490">
              <w:t xml:space="preserve"> los conceptos </w:t>
            </w:r>
            <w:r w:rsidR="00000A1E">
              <w:t xml:space="preserve">básicos </w:t>
            </w:r>
            <w:r w:rsidR="007E2490">
              <w:t>para desarrollar un programa de CAM</w:t>
            </w:r>
            <w:r w:rsidR="00000A1E">
              <w:t xml:space="preserve"> y </w:t>
            </w:r>
            <w:r w:rsidR="007E2490">
              <w:t xml:space="preserve">para fabricar una pieza con máquinas herramientas de control numérico o CNC. </w:t>
            </w:r>
            <w:r w:rsidR="00BC0809">
              <w:t>Lo invitamos a ver el</w:t>
            </w:r>
            <w:r w:rsidR="007E2490">
              <w:t xml:space="preserve"> siguiente video </w:t>
            </w:r>
            <w:r w:rsidR="00BC0809">
              <w:t xml:space="preserve">para que se familiarice con </w:t>
            </w:r>
            <w:r w:rsidR="007E2490">
              <w:t xml:space="preserve">el contexto de los temas </w:t>
            </w:r>
            <w:r w:rsidR="0064781D">
              <w:t>a</w:t>
            </w:r>
            <w:r w:rsidR="00BC0809">
              <w:t xml:space="preserve"> </w:t>
            </w:r>
            <w:r w:rsidR="007E2490">
              <w:t>estudiar.</w:t>
            </w:r>
            <w:bookmarkEnd w:id="3"/>
          </w:p>
        </w:tc>
      </w:tr>
    </w:tbl>
    <w:p w14:paraId="0000003A" w14:textId="77777777" w:rsidR="000945CE" w:rsidRDefault="000945CE"/>
    <w:p w14:paraId="0000003B" w14:textId="3A21AF47" w:rsidR="000945CE" w:rsidRDefault="005E1FD1">
      <w:pPr>
        <w:rPr>
          <w:i/>
        </w:rPr>
      </w:pPr>
      <w:r>
        <w:rPr>
          <w:b/>
        </w:rPr>
        <w:t>Guion de video introductorio</w:t>
      </w:r>
    </w:p>
    <w:p w14:paraId="0000003C" w14:textId="77777777" w:rsidR="000945CE" w:rsidRDefault="000945CE"/>
    <w:tbl>
      <w:tblPr>
        <w:tblStyle w:val="a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3900"/>
        <w:gridCol w:w="1349"/>
        <w:gridCol w:w="4571"/>
        <w:gridCol w:w="2560"/>
      </w:tblGrid>
      <w:tr w:rsidR="000945CE" w14:paraId="6F26143C" w14:textId="77777777">
        <w:trPr>
          <w:trHeight w:val="460"/>
        </w:trPr>
        <w:tc>
          <w:tcPr>
            <w:tcW w:w="1032" w:type="dxa"/>
            <w:shd w:val="clear" w:color="auto" w:fill="C9DAF8"/>
            <w:tcMar>
              <w:top w:w="100" w:type="dxa"/>
              <w:left w:w="100" w:type="dxa"/>
              <w:bottom w:w="100" w:type="dxa"/>
              <w:right w:w="100" w:type="dxa"/>
            </w:tcMar>
          </w:tcPr>
          <w:p w14:paraId="0000003D" w14:textId="77777777" w:rsidR="000945CE" w:rsidRDefault="007E2490">
            <w:pPr>
              <w:widowControl w:val="0"/>
              <w:spacing w:line="240" w:lineRule="auto"/>
              <w:jc w:val="center"/>
              <w:rPr>
                <w:b/>
              </w:rPr>
            </w:pPr>
            <w:r>
              <w:rPr>
                <w:b/>
              </w:rPr>
              <w:t>Tipo de recurso</w:t>
            </w:r>
          </w:p>
        </w:tc>
        <w:tc>
          <w:tcPr>
            <w:tcW w:w="12380" w:type="dxa"/>
            <w:gridSpan w:val="4"/>
            <w:shd w:val="clear" w:color="auto" w:fill="C9DAF8"/>
            <w:tcMar>
              <w:top w:w="100" w:type="dxa"/>
              <w:left w:w="100" w:type="dxa"/>
              <w:bottom w:w="100" w:type="dxa"/>
              <w:right w:w="100" w:type="dxa"/>
            </w:tcMar>
          </w:tcPr>
          <w:p w14:paraId="0000003E" w14:textId="77777777" w:rsidR="000945CE" w:rsidRDefault="007E2490">
            <w:pPr>
              <w:pStyle w:val="Ttulo"/>
              <w:widowControl w:val="0"/>
              <w:spacing w:line="240" w:lineRule="auto"/>
              <w:jc w:val="center"/>
              <w:rPr>
                <w:sz w:val="22"/>
                <w:szCs w:val="22"/>
              </w:rPr>
            </w:pPr>
            <w:r>
              <w:rPr>
                <w:sz w:val="22"/>
                <w:szCs w:val="22"/>
              </w:rPr>
              <w:t>Video spot animado</w:t>
            </w:r>
          </w:p>
        </w:tc>
      </w:tr>
      <w:tr w:rsidR="000945CE" w14:paraId="22E3442D" w14:textId="77777777">
        <w:trPr>
          <w:trHeight w:val="460"/>
        </w:trPr>
        <w:tc>
          <w:tcPr>
            <w:tcW w:w="1032" w:type="dxa"/>
            <w:shd w:val="clear" w:color="auto" w:fill="C9DAF8"/>
            <w:tcMar>
              <w:top w:w="100" w:type="dxa"/>
              <w:left w:w="100" w:type="dxa"/>
              <w:bottom w:w="100" w:type="dxa"/>
              <w:right w:w="100" w:type="dxa"/>
            </w:tcMar>
          </w:tcPr>
          <w:p w14:paraId="00000042" w14:textId="77777777" w:rsidR="000945CE" w:rsidRDefault="007E2490">
            <w:pPr>
              <w:widowControl w:val="0"/>
              <w:spacing w:line="240" w:lineRule="auto"/>
              <w:jc w:val="center"/>
              <w:rPr>
                <w:b/>
              </w:rPr>
            </w:pPr>
            <w:r>
              <w:rPr>
                <w:b/>
              </w:rPr>
              <w:t>NOTA</w:t>
            </w:r>
          </w:p>
        </w:tc>
        <w:tc>
          <w:tcPr>
            <w:tcW w:w="12380" w:type="dxa"/>
            <w:gridSpan w:val="4"/>
            <w:shd w:val="clear" w:color="auto" w:fill="C9DAF8"/>
            <w:tcMar>
              <w:top w:w="100" w:type="dxa"/>
              <w:left w:w="100" w:type="dxa"/>
              <w:bottom w:w="100" w:type="dxa"/>
              <w:right w:w="100" w:type="dxa"/>
            </w:tcMar>
          </w:tcPr>
          <w:p w14:paraId="00000043" w14:textId="77777777" w:rsidR="000945CE" w:rsidRDefault="007E2490">
            <w:pPr>
              <w:widowControl w:val="0"/>
              <w:spacing w:line="240" w:lineRule="auto"/>
              <w:jc w:val="center"/>
              <w:rPr>
                <w:b/>
              </w:rPr>
            </w:pPr>
            <w:r>
              <w:rPr>
                <w:b/>
              </w:rPr>
              <w:t>La totalidad del texto locutado para el video no debe superar las 500 palabras aproximadamente</w:t>
            </w:r>
          </w:p>
        </w:tc>
      </w:tr>
      <w:tr w:rsidR="000945CE" w14:paraId="03BB27ED" w14:textId="77777777">
        <w:trPr>
          <w:trHeight w:val="420"/>
        </w:trPr>
        <w:tc>
          <w:tcPr>
            <w:tcW w:w="1032" w:type="dxa"/>
            <w:shd w:val="clear" w:color="auto" w:fill="auto"/>
            <w:tcMar>
              <w:top w:w="100" w:type="dxa"/>
              <w:left w:w="100" w:type="dxa"/>
              <w:bottom w:w="100" w:type="dxa"/>
              <w:right w:w="100" w:type="dxa"/>
            </w:tcMar>
          </w:tcPr>
          <w:p w14:paraId="00000047" w14:textId="77777777" w:rsidR="000945CE" w:rsidRDefault="007E2490">
            <w:pPr>
              <w:widowControl w:val="0"/>
              <w:spacing w:line="240" w:lineRule="auto"/>
              <w:rPr>
                <w:b/>
              </w:rPr>
            </w:pPr>
            <w:r>
              <w:rPr>
                <w:b/>
              </w:rPr>
              <w:t xml:space="preserve">Título </w:t>
            </w:r>
          </w:p>
        </w:tc>
        <w:tc>
          <w:tcPr>
            <w:tcW w:w="12380" w:type="dxa"/>
            <w:gridSpan w:val="4"/>
            <w:shd w:val="clear" w:color="auto" w:fill="auto"/>
            <w:tcMar>
              <w:top w:w="100" w:type="dxa"/>
              <w:left w:w="100" w:type="dxa"/>
              <w:bottom w:w="100" w:type="dxa"/>
              <w:right w:w="100" w:type="dxa"/>
            </w:tcMar>
          </w:tcPr>
          <w:p w14:paraId="00000048" w14:textId="77777777" w:rsidR="000945CE" w:rsidRDefault="007E2490" w:rsidP="000D18B6">
            <w:pPr>
              <w:widowControl w:val="0"/>
              <w:spacing w:line="240" w:lineRule="auto"/>
              <w:rPr>
                <w:color w:val="999999"/>
              </w:rPr>
            </w:pPr>
            <w:r>
              <w:t>Programación CNC en CAM</w:t>
            </w:r>
          </w:p>
        </w:tc>
      </w:tr>
      <w:tr w:rsidR="000945CE" w14:paraId="3DF75DB4" w14:textId="77777777">
        <w:tc>
          <w:tcPr>
            <w:tcW w:w="1032" w:type="dxa"/>
            <w:shd w:val="clear" w:color="auto" w:fill="auto"/>
            <w:tcMar>
              <w:top w:w="100" w:type="dxa"/>
              <w:left w:w="100" w:type="dxa"/>
              <w:bottom w:w="100" w:type="dxa"/>
              <w:right w:w="100" w:type="dxa"/>
            </w:tcMar>
          </w:tcPr>
          <w:p w14:paraId="0000004C" w14:textId="77777777" w:rsidR="000945CE" w:rsidRDefault="007E2490">
            <w:pPr>
              <w:widowControl w:val="0"/>
              <w:spacing w:line="240" w:lineRule="auto"/>
              <w:rPr>
                <w:b/>
              </w:rPr>
            </w:pPr>
            <w:r>
              <w:rPr>
                <w:b/>
              </w:rPr>
              <w:t>Escena</w:t>
            </w:r>
          </w:p>
        </w:tc>
        <w:tc>
          <w:tcPr>
            <w:tcW w:w="3900" w:type="dxa"/>
            <w:shd w:val="clear" w:color="auto" w:fill="auto"/>
            <w:tcMar>
              <w:top w:w="100" w:type="dxa"/>
              <w:left w:w="100" w:type="dxa"/>
              <w:bottom w:w="100" w:type="dxa"/>
              <w:right w:w="100" w:type="dxa"/>
            </w:tcMar>
          </w:tcPr>
          <w:p w14:paraId="0000004D" w14:textId="77777777" w:rsidR="000945CE" w:rsidRDefault="007E2490">
            <w:pPr>
              <w:widowControl w:val="0"/>
              <w:spacing w:line="240" w:lineRule="auto"/>
              <w:rPr>
                <w:b/>
              </w:rPr>
            </w:pPr>
            <w:r>
              <w:rPr>
                <w:b/>
              </w:rPr>
              <w:t>Imagen</w:t>
            </w:r>
          </w:p>
        </w:tc>
        <w:tc>
          <w:tcPr>
            <w:tcW w:w="1349" w:type="dxa"/>
            <w:shd w:val="clear" w:color="auto" w:fill="auto"/>
            <w:tcMar>
              <w:top w:w="100" w:type="dxa"/>
              <w:left w:w="100" w:type="dxa"/>
              <w:bottom w:w="100" w:type="dxa"/>
              <w:right w:w="100" w:type="dxa"/>
            </w:tcMar>
          </w:tcPr>
          <w:p w14:paraId="0000004E" w14:textId="77777777" w:rsidR="000945CE" w:rsidRDefault="007E2490">
            <w:pPr>
              <w:widowControl w:val="0"/>
              <w:spacing w:line="240" w:lineRule="auto"/>
              <w:rPr>
                <w:b/>
              </w:rPr>
            </w:pPr>
            <w:r>
              <w:rPr>
                <w:b/>
              </w:rPr>
              <w:t>Sonido</w:t>
            </w:r>
          </w:p>
        </w:tc>
        <w:tc>
          <w:tcPr>
            <w:tcW w:w="4571" w:type="dxa"/>
            <w:shd w:val="clear" w:color="auto" w:fill="auto"/>
            <w:tcMar>
              <w:top w:w="100" w:type="dxa"/>
              <w:left w:w="100" w:type="dxa"/>
              <w:bottom w:w="100" w:type="dxa"/>
              <w:right w:w="100" w:type="dxa"/>
            </w:tcMar>
          </w:tcPr>
          <w:p w14:paraId="0000004F" w14:textId="77777777" w:rsidR="000945CE" w:rsidRDefault="007E2490" w:rsidP="000D18B6">
            <w:pPr>
              <w:widowControl w:val="0"/>
              <w:spacing w:line="240" w:lineRule="auto"/>
              <w:rPr>
                <w:b/>
              </w:rPr>
            </w:pPr>
            <w:r>
              <w:rPr>
                <w:b/>
              </w:rPr>
              <w:t>Narración (voz en off)</w:t>
            </w:r>
          </w:p>
        </w:tc>
        <w:tc>
          <w:tcPr>
            <w:tcW w:w="2560" w:type="dxa"/>
            <w:shd w:val="clear" w:color="auto" w:fill="auto"/>
            <w:tcMar>
              <w:top w:w="100" w:type="dxa"/>
              <w:left w:w="100" w:type="dxa"/>
              <w:bottom w:w="100" w:type="dxa"/>
              <w:right w:w="100" w:type="dxa"/>
            </w:tcMar>
          </w:tcPr>
          <w:p w14:paraId="00000050" w14:textId="77777777" w:rsidR="000945CE" w:rsidRDefault="007E2490">
            <w:pPr>
              <w:widowControl w:val="0"/>
              <w:spacing w:line="240" w:lineRule="auto"/>
              <w:rPr>
                <w:b/>
              </w:rPr>
            </w:pPr>
            <w:r>
              <w:rPr>
                <w:b/>
              </w:rPr>
              <w:t>Texto</w:t>
            </w:r>
          </w:p>
        </w:tc>
      </w:tr>
      <w:tr w:rsidR="000945CE" w14:paraId="74FE3EB9" w14:textId="77777777">
        <w:tc>
          <w:tcPr>
            <w:tcW w:w="1032" w:type="dxa"/>
            <w:shd w:val="clear" w:color="auto" w:fill="auto"/>
            <w:tcMar>
              <w:top w:w="100" w:type="dxa"/>
              <w:left w:w="100" w:type="dxa"/>
              <w:bottom w:w="100" w:type="dxa"/>
              <w:right w:w="100" w:type="dxa"/>
            </w:tcMar>
          </w:tcPr>
          <w:p w14:paraId="00000051" w14:textId="77777777" w:rsidR="000945CE" w:rsidRDefault="007E2490">
            <w:pPr>
              <w:widowControl w:val="0"/>
              <w:spacing w:line="240" w:lineRule="auto"/>
              <w:rPr>
                <w:b/>
                <w:color w:val="999999"/>
              </w:rPr>
            </w:pPr>
            <w:bookmarkStart w:id="4" w:name="_heading=h.30j0zll" w:colFirst="0" w:colLast="0"/>
            <w:bookmarkStart w:id="5" w:name="_Hlk115269596"/>
            <w:bookmarkEnd w:id="4"/>
            <w:r>
              <w:rPr>
                <w:b/>
                <w:color w:val="999999"/>
              </w:rPr>
              <w:t>1</w:t>
            </w:r>
          </w:p>
        </w:tc>
        <w:tc>
          <w:tcPr>
            <w:tcW w:w="3900" w:type="dxa"/>
            <w:shd w:val="clear" w:color="auto" w:fill="auto"/>
            <w:tcMar>
              <w:top w:w="100" w:type="dxa"/>
              <w:left w:w="100" w:type="dxa"/>
              <w:bottom w:w="100" w:type="dxa"/>
              <w:right w:w="100" w:type="dxa"/>
            </w:tcMar>
          </w:tcPr>
          <w:p w14:paraId="00000052" w14:textId="77777777" w:rsidR="000945CE" w:rsidRDefault="007E2490">
            <w:pPr>
              <w:widowControl w:val="0"/>
              <w:spacing w:line="240" w:lineRule="auto"/>
              <w:rPr>
                <w:color w:val="999999"/>
                <w:sz w:val="16"/>
                <w:szCs w:val="16"/>
              </w:rPr>
            </w:pPr>
            <w:r>
              <w:rPr>
                <w:color w:val="999999"/>
                <w:sz w:val="16"/>
                <w:szCs w:val="16"/>
              </w:rPr>
              <w:t xml:space="preserve">Producción: como sugerencia, por favor, crear una secuencia entre las imágenes y videos que se presentan en cada una de las escenas. Utilizar efectos como </w:t>
            </w:r>
            <w:proofErr w:type="spellStart"/>
            <w:r>
              <w:rPr>
                <w:i/>
                <w:color w:val="999999"/>
                <w:sz w:val="16"/>
                <w:szCs w:val="16"/>
              </w:rPr>
              <w:t>fade</w:t>
            </w:r>
            <w:proofErr w:type="spellEnd"/>
            <w:r>
              <w:rPr>
                <w:i/>
                <w:color w:val="999999"/>
                <w:sz w:val="16"/>
                <w:szCs w:val="16"/>
              </w:rPr>
              <w:t xml:space="preserve"> in</w:t>
            </w:r>
            <w:r>
              <w:rPr>
                <w:color w:val="999999"/>
                <w:sz w:val="16"/>
                <w:szCs w:val="16"/>
              </w:rPr>
              <w:t xml:space="preserve"> y </w:t>
            </w:r>
            <w:proofErr w:type="spellStart"/>
            <w:r>
              <w:rPr>
                <w:i/>
                <w:color w:val="999999"/>
                <w:sz w:val="16"/>
                <w:szCs w:val="16"/>
              </w:rPr>
              <w:t>fade</w:t>
            </w:r>
            <w:proofErr w:type="spellEnd"/>
            <w:r>
              <w:rPr>
                <w:i/>
                <w:color w:val="999999"/>
                <w:sz w:val="16"/>
                <w:szCs w:val="16"/>
              </w:rPr>
              <w:t xml:space="preserve"> </w:t>
            </w:r>
            <w:proofErr w:type="spellStart"/>
            <w:r>
              <w:rPr>
                <w:i/>
                <w:color w:val="999999"/>
                <w:sz w:val="16"/>
                <w:szCs w:val="16"/>
              </w:rPr>
              <w:t>out</w:t>
            </w:r>
            <w:proofErr w:type="spellEnd"/>
            <w:r>
              <w:rPr>
                <w:color w:val="999999"/>
                <w:sz w:val="16"/>
                <w:szCs w:val="16"/>
              </w:rPr>
              <w:t xml:space="preserve"> entre cada paso de imagen o video para generar una adaptación amable entre ellos. Si se puede, crear acercamientos o barridos de las imágenes. Utilizar </w:t>
            </w:r>
            <w:r>
              <w:rPr>
                <w:color w:val="999999"/>
                <w:sz w:val="16"/>
                <w:szCs w:val="16"/>
              </w:rPr>
              <w:lastRenderedPageBreak/>
              <w:t>el texto en pantalla para que complemente la voz en off en el momento en que se escuche. Se acepta con agradecimiento el dinamismo y efecto que puedan generar basados en sus conocimientos. Gracias.</w:t>
            </w:r>
          </w:p>
          <w:p w14:paraId="00000053" w14:textId="77777777" w:rsidR="000945CE" w:rsidRDefault="000945CE">
            <w:pPr>
              <w:widowControl w:val="0"/>
              <w:spacing w:line="240" w:lineRule="auto"/>
              <w:rPr>
                <w:color w:val="999999"/>
              </w:rPr>
            </w:pPr>
          </w:p>
          <w:p w14:paraId="00000054" w14:textId="0DA9A104" w:rsidR="000945CE" w:rsidRDefault="00000000">
            <w:pPr>
              <w:widowControl w:val="0"/>
              <w:spacing w:line="240" w:lineRule="auto"/>
              <w:rPr>
                <w:color w:val="999999"/>
              </w:rPr>
            </w:pPr>
            <w:sdt>
              <w:sdtPr>
                <w:tag w:val="goog_rdk_1"/>
                <w:id w:val="-1415309497"/>
                <w:showingPlcHdr/>
              </w:sdtPr>
              <w:sdtContent>
                <w:r w:rsidR="00DB1636">
                  <w:t xml:space="preserve">     </w:t>
                </w:r>
                <w:commentRangeStart w:id="6"/>
              </w:sdtContent>
            </w:sdt>
            <w:r w:rsidR="007E2490">
              <w:rPr>
                <w:noProof/>
                <w:lang w:val="es-CO" w:eastAsia="es-CO"/>
              </w:rPr>
              <w:drawing>
                <wp:inline distT="0" distB="0" distL="0" distR="0" wp14:anchorId="5CA5DCF2" wp14:editId="621A0DB9">
                  <wp:extent cx="2104732" cy="1234777"/>
                  <wp:effectExtent l="0" t="0" r="0" b="0"/>
                  <wp:docPr id="7293" name="image64.jpg" descr="Casco de seguridad de ingeniero masculino usando una tableta para comprobar Planeación para el mantenimiento de maquinaria metálica en plantas industriales, conceptos, proyectos de producción. y el metalúrgico en plantas industriales pesadas"/>
                  <wp:cNvGraphicFramePr/>
                  <a:graphic xmlns:a="http://schemas.openxmlformats.org/drawingml/2006/main">
                    <a:graphicData uri="http://schemas.openxmlformats.org/drawingml/2006/picture">
                      <pic:pic xmlns:pic="http://schemas.openxmlformats.org/drawingml/2006/picture">
                        <pic:nvPicPr>
                          <pic:cNvPr id="0" name="image64.jpg" descr="Casco de seguridad de ingeniero masculino usando una tableta para comprobar Planeación para el mantenimiento de maquinaria metálica en plantas industriales, conceptos, proyectos de producción. y el metalúrgico en plantas industriales pesadas"/>
                          <pic:cNvPicPr preferRelativeResize="0"/>
                        </pic:nvPicPr>
                        <pic:blipFill>
                          <a:blip r:embed="rId9"/>
                          <a:srcRect/>
                          <a:stretch>
                            <a:fillRect/>
                          </a:stretch>
                        </pic:blipFill>
                        <pic:spPr>
                          <a:xfrm>
                            <a:off x="0" y="0"/>
                            <a:ext cx="2104732" cy="1234777"/>
                          </a:xfrm>
                          <a:prstGeom prst="rect">
                            <a:avLst/>
                          </a:prstGeom>
                          <a:ln/>
                        </pic:spPr>
                      </pic:pic>
                    </a:graphicData>
                  </a:graphic>
                </wp:inline>
              </w:drawing>
            </w:r>
            <w:commentRangeEnd w:id="6"/>
            <w:r w:rsidR="007E2490">
              <w:commentReference w:id="6"/>
            </w:r>
          </w:p>
        </w:tc>
        <w:tc>
          <w:tcPr>
            <w:tcW w:w="1349" w:type="dxa"/>
            <w:shd w:val="clear" w:color="auto" w:fill="auto"/>
            <w:tcMar>
              <w:top w:w="100" w:type="dxa"/>
              <w:left w:w="100" w:type="dxa"/>
              <w:bottom w:w="100" w:type="dxa"/>
              <w:right w:w="100" w:type="dxa"/>
            </w:tcMar>
          </w:tcPr>
          <w:p w14:paraId="00000055" w14:textId="77777777" w:rsidR="000945CE" w:rsidRDefault="007E2490">
            <w:pPr>
              <w:widowControl w:val="0"/>
              <w:spacing w:line="240" w:lineRule="auto"/>
              <w:rPr>
                <w:color w:val="999999"/>
              </w:rPr>
            </w:pPr>
            <w:r>
              <w:rPr>
                <w:color w:val="999999"/>
              </w:rPr>
              <w:lastRenderedPageBreak/>
              <w:t>Colocar si habrá un sonido o música de fondo</w:t>
            </w:r>
          </w:p>
        </w:tc>
        <w:tc>
          <w:tcPr>
            <w:tcW w:w="4571" w:type="dxa"/>
            <w:shd w:val="clear" w:color="auto" w:fill="auto"/>
            <w:tcMar>
              <w:top w:w="100" w:type="dxa"/>
              <w:left w:w="100" w:type="dxa"/>
              <w:bottom w:w="100" w:type="dxa"/>
              <w:right w:w="100" w:type="dxa"/>
            </w:tcMar>
          </w:tcPr>
          <w:p w14:paraId="00000056" w14:textId="54F3ABA5" w:rsidR="000945CE" w:rsidRDefault="007E2490" w:rsidP="000D18B6">
            <w:pPr>
              <w:widowControl w:val="0"/>
              <w:spacing w:line="240" w:lineRule="auto"/>
            </w:pPr>
            <w:r>
              <w:t xml:space="preserve">Para lograr fabricar un elemento con </w:t>
            </w:r>
            <w:r w:rsidRPr="006D2ECE">
              <w:t>tecnología de máquinas</w:t>
            </w:r>
            <w:r w:rsidR="00DF5DEE">
              <w:t>-</w:t>
            </w:r>
            <w:r w:rsidRPr="006D2ECE">
              <w:t>herramientas NC o con control numérico y</w:t>
            </w:r>
            <w:r w:rsidR="000D18B6">
              <w:t>,</w:t>
            </w:r>
            <w:r w:rsidRPr="006D2ECE">
              <w:t xml:space="preserve"> una vez</w:t>
            </w:r>
            <w:r w:rsidR="000D18B6">
              <w:t>,</w:t>
            </w:r>
            <w:r w:rsidRPr="006D2ECE">
              <w:t xml:space="preserve"> </w:t>
            </w:r>
            <w:r w:rsidR="006D2ECE">
              <w:t>se tenga</w:t>
            </w:r>
            <w:r>
              <w:t xml:space="preserve"> el modelo generado en CAD o diseño asistido por el computador, </w:t>
            </w:r>
            <w:r w:rsidR="006D2ECE">
              <w:t xml:space="preserve">se usa </w:t>
            </w:r>
            <w:r>
              <w:t xml:space="preserve">un </w:t>
            </w:r>
            <w:r w:rsidR="00D41C43" w:rsidRPr="00D41C43">
              <w:rPr>
                <w:i/>
                <w:iCs/>
              </w:rPr>
              <w:t>softwar</w:t>
            </w:r>
            <w:r>
              <w:t xml:space="preserve">e </w:t>
            </w:r>
            <w:r>
              <w:lastRenderedPageBreak/>
              <w:t>denominado CAM o fabricación asistida por computador</w:t>
            </w:r>
            <w:r w:rsidR="000D18B6">
              <w:t xml:space="preserve">; </w:t>
            </w:r>
            <w:r>
              <w:t>con este</w:t>
            </w:r>
            <w:r w:rsidR="0094649D">
              <w:t>,</w:t>
            </w:r>
            <w:r w:rsidR="00DF5DEE">
              <w:t xml:space="preserve"> se</w:t>
            </w:r>
            <w:r>
              <w:t xml:space="preserve"> avanza al paso siguiente que es planear la fabricación. </w:t>
            </w:r>
          </w:p>
          <w:p w14:paraId="00000057" w14:textId="77777777" w:rsidR="000945CE" w:rsidRDefault="000945CE" w:rsidP="000D18B6">
            <w:pPr>
              <w:widowControl w:val="0"/>
              <w:spacing w:line="240" w:lineRule="auto"/>
            </w:pPr>
          </w:p>
        </w:tc>
        <w:tc>
          <w:tcPr>
            <w:tcW w:w="2560" w:type="dxa"/>
            <w:shd w:val="clear" w:color="auto" w:fill="auto"/>
            <w:tcMar>
              <w:top w:w="100" w:type="dxa"/>
              <w:left w:w="100" w:type="dxa"/>
              <w:bottom w:w="100" w:type="dxa"/>
              <w:right w:w="100" w:type="dxa"/>
            </w:tcMar>
          </w:tcPr>
          <w:p w14:paraId="00000058" w14:textId="77777777" w:rsidR="000945CE" w:rsidRDefault="007E2490">
            <w:pPr>
              <w:widowControl w:val="0"/>
              <w:spacing w:line="240" w:lineRule="auto"/>
            </w:pPr>
            <w:r>
              <w:lastRenderedPageBreak/>
              <w:t>CAD</w:t>
            </w:r>
          </w:p>
          <w:p w14:paraId="00000059" w14:textId="77777777" w:rsidR="000945CE" w:rsidRDefault="007E2490">
            <w:pPr>
              <w:widowControl w:val="0"/>
              <w:spacing w:line="240" w:lineRule="auto"/>
            </w:pPr>
            <w:r>
              <w:t>CAM</w:t>
            </w:r>
          </w:p>
          <w:p w14:paraId="2C48D085" w14:textId="77777777" w:rsidR="000945CE" w:rsidRDefault="007E2490">
            <w:pPr>
              <w:widowControl w:val="0"/>
              <w:spacing w:line="240" w:lineRule="auto"/>
            </w:pPr>
            <w:r>
              <w:t>Planeación</w:t>
            </w:r>
          </w:p>
          <w:p w14:paraId="0000005A" w14:textId="4294876A" w:rsidR="00000A65" w:rsidRDefault="00000A65">
            <w:pPr>
              <w:widowControl w:val="0"/>
              <w:spacing w:line="240" w:lineRule="auto"/>
              <w:rPr>
                <w:color w:val="999999"/>
              </w:rPr>
            </w:pPr>
          </w:p>
        </w:tc>
      </w:tr>
      <w:bookmarkEnd w:id="5"/>
      <w:tr w:rsidR="000945CE" w14:paraId="7296DBE7" w14:textId="77777777">
        <w:tc>
          <w:tcPr>
            <w:tcW w:w="1032" w:type="dxa"/>
            <w:shd w:val="clear" w:color="auto" w:fill="auto"/>
            <w:tcMar>
              <w:top w:w="100" w:type="dxa"/>
              <w:left w:w="100" w:type="dxa"/>
              <w:bottom w:w="100" w:type="dxa"/>
              <w:right w:w="100" w:type="dxa"/>
            </w:tcMar>
          </w:tcPr>
          <w:p w14:paraId="0000005B" w14:textId="77777777" w:rsidR="000945CE" w:rsidRDefault="007E2490">
            <w:pPr>
              <w:widowControl w:val="0"/>
              <w:spacing w:line="240" w:lineRule="auto"/>
              <w:rPr>
                <w:b/>
                <w:color w:val="999999"/>
              </w:rPr>
            </w:pPr>
            <w:r>
              <w:rPr>
                <w:b/>
                <w:color w:val="999999"/>
              </w:rPr>
              <w:t>2</w:t>
            </w:r>
          </w:p>
        </w:tc>
        <w:tc>
          <w:tcPr>
            <w:tcW w:w="3900" w:type="dxa"/>
            <w:shd w:val="clear" w:color="auto" w:fill="auto"/>
            <w:tcMar>
              <w:top w:w="100" w:type="dxa"/>
              <w:left w:w="100" w:type="dxa"/>
              <w:bottom w:w="100" w:type="dxa"/>
              <w:right w:w="100" w:type="dxa"/>
            </w:tcMar>
          </w:tcPr>
          <w:p w14:paraId="0000005C" w14:textId="77777777" w:rsidR="000945CE" w:rsidRDefault="00000000">
            <w:pPr>
              <w:widowControl w:val="0"/>
              <w:spacing w:line="240" w:lineRule="auto"/>
              <w:rPr>
                <w:color w:val="999999"/>
              </w:rPr>
            </w:pPr>
            <w:sdt>
              <w:sdtPr>
                <w:tag w:val="goog_rdk_2"/>
                <w:id w:val="-1317951911"/>
              </w:sdtPr>
              <w:sdtContent>
                <w:commentRangeStart w:id="7"/>
              </w:sdtContent>
            </w:sdt>
            <w:r w:rsidR="007E2490">
              <w:rPr>
                <w:noProof/>
                <w:lang w:val="es-CO" w:eastAsia="es-CO"/>
              </w:rPr>
              <w:drawing>
                <wp:inline distT="0" distB="0" distL="0" distR="0" wp14:anchorId="1C8D5BEF" wp14:editId="760C9E9C">
                  <wp:extent cx="2068349" cy="1620208"/>
                  <wp:effectExtent l="0" t="0" r="0" b="0"/>
                  <wp:docPr id="7295" name="image66.jpg" descr="Diseño de productos industriales 3D con software CAD y CAM"/>
                  <wp:cNvGraphicFramePr/>
                  <a:graphic xmlns:a="http://schemas.openxmlformats.org/drawingml/2006/main">
                    <a:graphicData uri="http://schemas.openxmlformats.org/drawingml/2006/picture">
                      <pic:pic xmlns:pic="http://schemas.openxmlformats.org/drawingml/2006/picture">
                        <pic:nvPicPr>
                          <pic:cNvPr id="0" name="image66.jpg" descr="Diseño de productos industriales 3D con software CAD y CAM"/>
                          <pic:cNvPicPr preferRelativeResize="0"/>
                        </pic:nvPicPr>
                        <pic:blipFill>
                          <a:blip r:embed="rId13"/>
                          <a:srcRect/>
                          <a:stretch>
                            <a:fillRect/>
                          </a:stretch>
                        </pic:blipFill>
                        <pic:spPr>
                          <a:xfrm>
                            <a:off x="0" y="0"/>
                            <a:ext cx="2068349" cy="1620208"/>
                          </a:xfrm>
                          <a:prstGeom prst="rect">
                            <a:avLst/>
                          </a:prstGeom>
                          <a:ln/>
                        </pic:spPr>
                      </pic:pic>
                    </a:graphicData>
                  </a:graphic>
                </wp:inline>
              </w:drawing>
            </w:r>
            <w:commentRangeEnd w:id="7"/>
            <w:r w:rsidR="007E2490">
              <w:commentReference w:id="7"/>
            </w:r>
          </w:p>
        </w:tc>
        <w:tc>
          <w:tcPr>
            <w:tcW w:w="1349" w:type="dxa"/>
            <w:shd w:val="clear" w:color="auto" w:fill="auto"/>
            <w:tcMar>
              <w:top w:w="100" w:type="dxa"/>
              <w:left w:w="100" w:type="dxa"/>
              <w:bottom w:w="100" w:type="dxa"/>
              <w:right w:w="100" w:type="dxa"/>
            </w:tcMar>
          </w:tcPr>
          <w:p w14:paraId="0000005D" w14:textId="77777777" w:rsidR="000945CE" w:rsidRDefault="007E2490">
            <w:pPr>
              <w:widowControl w:val="0"/>
              <w:spacing w:line="240" w:lineRule="auto"/>
              <w:rPr>
                <w:color w:val="999999"/>
              </w:rPr>
            </w:pPr>
            <w:r>
              <w:rPr>
                <w:color w:val="999999"/>
              </w:rPr>
              <w:t>Colocar si habrá un sonido o música de fondo</w:t>
            </w:r>
          </w:p>
        </w:tc>
        <w:tc>
          <w:tcPr>
            <w:tcW w:w="4571" w:type="dxa"/>
            <w:shd w:val="clear" w:color="auto" w:fill="auto"/>
            <w:tcMar>
              <w:top w:w="100" w:type="dxa"/>
              <w:left w:w="100" w:type="dxa"/>
              <w:bottom w:w="100" w:type="dxa"/>
              <w:right w:w="100" w:type="dxa"/>
            </w:tcMar>
          </w:tcPr>
          <w:p w14:paraId="0000005E" w14:textId="4E50FED7" w:rsidR="000945CE" w:rsidRDefault="007E2490">
            <w:pPr>
              <w:widowControl w:val="0"/>
              <w:spacing w:line="240" w:lineRule="auto"/>
            </w:pPr>
            <w:bookmarkStart w:id="8" w:name="_Hlk115269993"/>
            <w:r>
              <w:t xml:space="preserve">En </w:t>
            </w:r>
            <w:r w:rsidR="0094649D">
              <w:t xml:space="preserve">la </w:t>
            </w:r>
            <w:r>
              <w:t xml:space="preserve">planeación se comienza por elegir, de acuerdo con las formas geométricas del elemento a fabricar, a las funciones que va a desarrollar, o al material con el que se fabricará, </w:t>
            </w:r>
            <w:r w:rsidR="002F7507">
              <w:t>para</w:t>
            </w:r>
            <w:r>
              <w:t xml:space="preserve"> visualizar cu</w:t>
            </w:r>
            <w:r w:rsidR="00C63E70">
              <w:t>á</w:t>
            </w:r>
            <w:r>
              <w:t>l es el mejor flujo de proceso o los procesos posibles mediante los cuales se transformará el material de trabajo en una pieza terminada</w:t>
            </w:r>
            <w:r w:rsidR="00C63E70">
              <w:t xml:space="preserve">; </w:t>
            </w:r>
            <w:r>
              <w:t>entonces</w:t>
            </w:r>
            <w:r w:rsidR="00C63E70">
              <w:t>,</w:t>
            </w:r>
            <w:r>
              <w:t xml:space="preserve"> al CAM </w:t>
            </w:r>
            <w:r w:rsidR="00165263">
              <w:t xml:space="preserve">se puede </w:t>
            </w:r>
            <w:r>
              <w:t>llamar como el puente entre el CAD o diseño asistido por computador y la m</w:t>
            </w:r>
            <w:r w:rsidR="00CF5D83">
              <w:t>á</w:t>
            </w:r>
            <w:r>
              <w:t>quina con control numérico NC.</w:t>
            </w:r>
          </w:p>
          <w:bookmarkEnd w:id="8"/>
          <w:p w14:paraId="0000005F" w14:textId="77777777" w:rsidR="000945CE" w:rsidRDefault="000945CE">
            <w:pPr>
              <w:widowControl w:val="0"/>
              <w:spacing w:line="240" w:lineRule="auto"/>
            </w:pPr>
          </w:p>
        </w:tc>
        <w:tc>
          <w:tcPr>
            <w:tcW w:w="2560" w:type="dxa"/>
            <w:shd w:val="clear" w:color="auto" w:fill="auto"/>
            <w:tcMar>
              <w:top w:w="100" w:type="dxa"/>
              <w:left w:w="100" w:type="dxa"/>
              <w:bottom w:w="100" w:type="dxa"/>
              <w:right w:w="100" w:type="dxa"/>
            </w:tcMar>
          </w:tcPr>
          <w:p w14:paraId="00000060" w14:textId="77777777" w:rsidR="000945CE" w:rsidRDefault="007E2490">
            <w:pPr>
              <w:widowControl w:val="0"/>
              <w:spacing w:line="240" w:lineRule="auto"/>
            </w:pPr>
            <w:r>
              <w:t>Formas geométricas</w:t>
            </w:r>
          </w:p>
          <w:p w14:paraId="00000061" w14:textId="77777777" w:rsidR="000945CE" w:rsidRDefault="000945CE">
            <w:pPr>
              <w:widowControl w:val="0"/>
              <w:spacing w:line="240" w:lineRule="auto"/>
            </w:pPr>
          </w:p>
          <w:p w14:paraId="00000062" w14:textId="77777777" w:rsidR="000945CE" w:rsidRDefault="007E2490">
            <w:pPr>
              <w:widowControl w:val="0"/>
              <w:spacing w:line="240" w:lineRule="auto"/>
            </w:pPr>
            <w:r>
              <w:t>Funciones a desarrollar</w:t>
            </w:r>
          </w:p>
          <w:p w14:paraId="00000063" w14:textId="77777777" w:rsidR="000945CE" w:rsidRDefault="000945CE">
            <w:pPr>
              <w:widowControl w:val="0"/>
              <w:spacing w:line="240" w:lineRule="auto"/>
            </w:pPr>
          </w:p>
          <w:p w14:paraId="00000064" w14:textId="77777777" w:rsidR="000945CE" w:rsidRDefault="007E2490">
            <w:pPr>
              <w:widowControl w:val="0"/>
              <w:spacing w:line="240" w:lineRule="auto"/>
            </w:pPr>
            <w:r>
              <w:t>Material de fabricación</w:t>
            </w:r>
          </w:p>
          <w:p w14:paraId="00000065" w14:textId="77777777" w:rsidR="000945CE" w:rsidRDefault="000945CE">
            <w:pPr>
              <w:widowControl w:val="0"/>
              <w:spacing w:line="240" w:lineRule="auto"/>
            </w:pPr>
          </w:p>
          <w:p w14:paraId="00000066" w14:textId="54D264F9" w:rsidR="000945CE" w:rsidRDefault="007E2490">
            <w:pPr>
              <w:widowControl w:val="0"/>
              <w:spacing w:line="240" w:lineRule="auto"/>
            </w:pPr>
            <w:r>
              <w:t>Flujo de proceso</w:t>
            </w:r>
            <w:bookmarkStart w:id="9" w:name="_Hlk115269971"/>
          </w:p>
          <w:bookmarkEnd w:id="9"/>
          <w:p w14:paraId="267881E5" w14:textId="2E224C9E" w:rsidR="00000A65" w:rsidRDefault="00000A65">
            <w:pPr>
              <w:widowControl w:val="0"/>
              <w:spacing w:line="240" w:lineRule="auto"/>
            </w:pPr>
          </w:p>
          <w:p w14:paraId="00000067" w14:textId="77777777" w:rsidR="000945CE" w:rsidRDefault="000945CE">
            <w:pPr>
              <w:widowControl w:val="0"/>
              <w:spacing w:line="240" w:lineRule="auto"/>
            </w:pPr>
          </w:p>
        </w:tc>
      </w:tr>
      <w:tr w:rsidR="000945CE" w14:paraId="38BFFFA4" w14:textId="77777777">
        <w:tc>
          <w:tcPr>
            <w:tcW w:w="1032" w:type="dxa"/>
            <w:shd w:val="clear" w:color="auto" w:fill="auto"/>
            <w:tcMar>
              <w:top w:w="100" w:type="dxa"/>
              <w:left w:w="100" w:type="dxa"/>
              <w:bottom w:w="100" w:type="dxa"/>
              <w:right w:w="100" w:type="dxa"/>
            </w:tcMar>
          </w:tcPr>
          <w:p w14:paraId="00000068" w14:textId="77777777" w:rsidR="000945CE" w:rsidRDefault="007E2490">
            <w:pPr>
              <w:widowControl w:val="0"/>
              <w:spacing w:line="240" w:lineRule="auto"/>
              <w:rPr>
                <w:b/>
                <w:color w:val="999999"/>
              </w:rPr>
            </w:pPr>
            <w:r>
              <w:rPr>
                <w:b/>
                <w:color w:val="999999"/>
              </w:rPr>
              <w:lastRenderedPageBreak/>
              <w:t>3</w:t>
            </w:r>
          </w:p>
        </w:tc>
        <w:tc>
          <w:tcPr>
            <w:tcW w:w="3900" w:type="dxa"/>
            <w:shd w:val="clear" w:color="auto" w:fill="auto"/>
            <w:tcMar>
              <w:top w:w="100" w:type="dxa"/>
              <w:left w:w="100" w:type="dxa"/>
              <w:bottom w:w="100" w:type="dxa"/>
              <w:right w:w="100" w:type="dxa"/>
            </w:tcMar>
          </w:tcPr>
          <w:p w14:paraId="00000069" w14:textId="77777777" w:rsidR="000945CE" w:rsidRDefault="00000000">
            <w:pPr>
              <w:widowControl w:val="0"/>
              <w:spacing w:line="240" w:lineRule="auto"/>
            </w:pPr>
            <w:sdt>
              <w:sdtPr>
                <w:tag w:val="goog_rdk_3"/>
                <w:id w:val="1090425110"/>
              </w:sdtPr>
              <w:sdtContent>
                <w:commentRangeStart w:id="10"/>
              </w:sdtContent>
            </w:sdt>
            <w:r w:rsidR="007E2490">
              <w:rPr>
                <w:noProof/>
                <w:lang w:val="es-CO" w:eastAsia="es-CO"/>
              </w:rPr>
              <w:drawing>
                <wp:inline distT="0" distB="0" distL="0" distR="0" wp14:anchorId="5D2DCF1D" wp14:editId="416F82E5">
                  <wp:extent cx="2163684" cy="905141"/>
                  <wp:effectExtent l="0" t="0" r="0" b="0"/>
                  <wp:docPr id="7294" name="image61.jpg" descr="Producción con máquina CNC, perforación y soldadura y dibujo de construcción en operación industrial."/>
                  <wp:cNvGraphicFramePr/>
                  <a:graphic xmlns:a="http://schemas.openxmlformats.org/drawingml/2006/main">
                    <a:graphicData uri="http://schemas.openxmlformats.org/drawingml/2006/picture">
                      <pic:pic xmlns:pic="http://schemas.openxmlformats.org/drawingml/2006/picture">
                        <pic:nvPicPr>
                          <pic:cNvPr id="0" name="image61.jpg" descr="Producción con máquina CNC, perforación y soldadura y dibujo de construcción en operación industrial."/>
                          <pic:cNvPicPr preferRelativeResize="0"/>
                        </pic:nvPicPr>
                        <pic:blipFill>
                          <a:blip r:embed="rId14"/>
                          <a:srcRect/>
                          <a:stretch>
                            <a:fillRect/>
                          </a:stretch>
                        </pic:blipFill>
                        <pic:spPr>
                          <a:xfrm>
                            <a:off x="0" y="0"/>
                            <a:ext cx="2163684" cy="905141"/>
                          </a:xfrm>
                          <a:prstGeom prst="rect">
                            <a:avLst/>
                          </a:prstGeom>
                          <a:ln/>
                        </pic:spPr>
                      </pic:pic>
                    </a:graphicData>
                  </a:graphic>
                </wp:inline>
              </w:drawing>
            </w:r>
            <w:commentRangeEnd w:id="10"/>
            <w:r w:rsidR="007E2490">
              <w:commentReference w:id="10"/>
            </w:r>
          </w:p>
        </w:tc>
        <w:tc>
          <w:tcPr>
            <w:tcW w:w="1349" w:type="dxa"/>
            <w:shd w:val="clear" w:color="auto" w:fill="auto"/>
            <w:tcMar>
              <w:top w:w="100" w:type="dxa"/>
              <w:left w:w="100" w:type="dxa"/>
              <w:bottom w:w="100" w:type="dxa"/>
              <w:right w:w="100" w:type="dxa"/>
            </w:tcMar>
          </w:tcPr>
          <w:p w14:paraId="0000006A" w14:textId="77777777" w:rsidR="000945CE" w:rsidRDefault="000945CE">
            <w:pPr>
              <w:widowControl w:val="0"/>
              <w:spacing w:line="240" w:lineRule="auto"/>
              <w:rPr>
                <w:color w:val="999999"/>
              </w:rPr>
            </w:pPr>
          </w:p>
        </w:tc>
        <w:tc>
          <w:tcPr>
            <w:tcW w:w="4571" w:type="dxa"/>
            <w:shd w:val="clear" w:color="auto" w:fill="auto"/>
            <w:tcMar>
              <w:top w:w="100" w:type="dxa"/>
              <w:left w:w="100" w:type="dxa"/>
              <w:bottom w:w="100" w:type="dxa"/>
              <w:right w:w="100" w:type="dxa"/>
            </w:tcMar>
          </w:tcPr>
          <w:p w14:paraId="0000006B" w14:textId="057E9712" w:rsidR="000945CE" w:rsidRDefault="007D70D1">
            <w:pPr>
              <w:widowControl w:val="0"/>
              <w:spacing w:line="240" w:lineRule="auto"/>
            </w:pPr>
            <w:bookmarkStart w:id="11" w:name="_Hlk115270331"/>
            <w:r>
              <w:t>P</w:t>
            </w:r>
            <w:r w:rsidR="007E2490">
              <w:t>ara continuar con la secuencia y habiendo definido ya los procesos de transformación del material de trabajo y su orden de ejecución, se procede</w:t>
            </w:r>
            <w:r w:rsidR="00BA27E2">
              <w:t xml:space="preserve"> </w:t>
            </w:r>
            <w:r w:rsidR="007E2490">
              <w:t>con la elección de las m</w:t>
            </w:r>
            <w:r w:rsidR="00BA27E2">
              <w:t>á</w:t>
            </w:r>
            <w:r w:rsidR="007E2490">
              <w:t xml:space="preserve">quinas NC y sus herramientas, buscando el mayor rendimiento y efectividad, de acuerdo con el cumplimiento de las normas del mecanizado y </w:t>
            </w:r>
            <w:r w:rsidR="00BA27E2">
              <w:t xml:space="preserve">de </w:t>
            </w:r>
            <w:r w:rsidR="007E2490">
              <w:t>las operaciones que se encarga</w:t>
            </w:r>
            <w:r w:rsidR="00BA27E2">
              <w:t>n</w:t>
            </w:r>
            <w:r w:rsidR="007E2490">
              <w:t xml:space="preserve"> de modificar paso a paso el material de trabajo.</w:t>
            </w:r>
          </w:p>
          <w:bookmarkEnd w:id="11"/>
          <w:p w14:paraId="0000006C" w14:textId="77777777" w:rsidR="000945CE" w:rsidRDefault="000945CE">
            <w:pPr>
              <w:widowControl w:val="0"/>
              <w:spacing w:line="240" w:lineRule="auto"/>
            </w:pPr>
          </w:p>
        </w:tc>
        <w:tc>
          <w:tcPr>
            <w:tcW w:w="2560" w:type="dxa"/>
            <w:shd w:val="clear" w:color="auto" w:fill="auto"/>
            <w:tcMar>
              <w:top w:w="100" w:type="dxa"/>
              <w:left w:w="100" w:type="dxa"/>
              <w:bottom w:w="100" w:type="dxa"/>
              <w:right w:w="100" w:type="dxa"/>
            </w:tcMar>
          </w:tcPr>
          <w:p w14:paraId="7B8DFB15" w14:textId="77777777" w:rsidR="000945CE" w:rsidRDefault="007E2490">
            <w:pPr>
              <w:widowControl w:val="0"/>
              <w:spacing w:line="240" w:lineRule="auto"/>
            </w:pPr>
            <w:r>
              <w:t>Máquinas NC</w:t>
            </w:r>
          </w:p>
          <w:p w14:paraId="0000006D" w14:textId="112EC35B" w:rsidR="00000A65" w:rsidRDefault="00000A65">
            <w:pPr>
              <w:widowControl w:val="0"/>
              <w:spacing w:line="240" w:lineRule="auto"/>
            </w:pPr>
          </w:p>
        </w:tc>
      </w:tr>
      <w:tr w:rsidR="000945CE" w14:paraId="194D82DF" w14:textId="77777777">
        <w:tc>
          <w:tcPr>
            <w:tcW w:w="1032" w:type="dxa"/>
            <w:shd w:val="clear" w:color="auto" w:fill="auto"/>
            <w:tcMar>
              <w:top w:w="100" w:type="dxa"/>
              <w:left w:w="100" w:type="dxa"/>
              <w:bottom w:w="100" w:type="dxa"/>
              <w:right w:w="100" w:type="dxa"/>
            </w:tcMar>
          </w:tcPr>
          <w:p w14:paraId="0000006E" w14:textId="77777777" w:rsidR="000945CE" w:rsidRDefault="007E2490">
            <w:pPr>
              <w:widowControl w:val="0"/>
              <w:spacing w:line="240" w:lineRule="auto"/>
              <w:rPr>
                <w:b/>
                <w:color w:val="999999"/>
              </w:rPr>
            </w:pPr>
            <w:r>
              <w:rPr>
                <w:b/>
                <w:color w:val="999999"/>
              </w:rPr>
              <w:t>4</w:t>
            </w:r>
          </w:p>
        </w:tc>
        <w:tc>
          <w:tcPr>
            <w:tcW w:w="3900" w:type="dxa"/>
            <w:shd w:val="clear" w:color="auto" w:fill="auto"/>
            <w:tcMar>
              <w:top w:w="100" w:type="dxa"/>
              <w:left w:w="100" w:type="dxa"/>
              <w:bottom w:w="100" w:type="dxa"/>
              <w:right w:w="100" w:type="dxa"/>
            </w:tcMar>
          </w:tcPr>
          <w:p w14:paraId="0000006F" w14:textId="77777777" w:rsidR="000945CE" w:rsidRDefault="00000000">
            <w:pPr>
              <w:widowControl w:val="0"/>
              <w:spacing w:line="240" w:lineRule="auto"/>
              <w:rPr>
                <w:color w:val="999999"/>
              </w:rPr>
            </w:pPr>
            <w:sdt>
              <w:sdtPr>
                <w:tag w:val="goog_rdk_4"/>
                <w:id w:val="1904028480"/>
              </w:sdtPr>
              <w:sdtContent>
                <w:commentRangeStart w:id="12"/>
              </w:sdtContent>
            </w:sdt>
            <w:r w:rsidR="007E2490">
              <w:rPr>
                <w:noProof/>
                <w:lang w:val="es-CO" w:eastAsia="es-CO"/>
              </w:rPr>
              <w:drawing>
                <wp:inline distT="0" distB="0" distL="0" distR="0" wp14:anchorId="6DFD7297" wp14:editId="2F21FE2C">
                  <wp:extent cx="2291844" cy="1604292"/>
                  <wp:effectExtent l="0" t="0" r="0" b="0"/>
                  <wp:docPr id="7297" name="image68.jpg" descr="Multi exposure of stock market graph with man working on laptop on background. Concept of financial analysis."/>
                  <wp:cNvGraphicFramePr/>
                  <a:graphic xmlns:a="http://schemas.openxmlformats.org/drawingml/2006/main">
                    <a:graphicData uri="http://schemas.openxmlformats.org/drawingml/2006/picture">
                      <pic:pic xmlns:pic="http://schemas.openxmlformats.org/drawingml/2006/picture">
                        <pic:nvPicPr>
                          <pic:cNvPr id="0" name="image68.jpg" descr="Multi exposure of stock market graph with man working on laptop on background. Concept of financial analysis."/>
                          <pic:cNvPicPr preferRelativeResize="0"/>
                        </pic:nvPicPr>
                        <pic:blipFill>
                          <a:blip r:embed="rId15"/>
                          <a:srcRect/>
                          <a:stretch>
                            <a:fillRect/>
                          </a:stretch>
                        </pic:blipFill>
                        <pic:spPr>
                          <a:xfrm>
                            <a:off x="0" y="0"/>
                            <a:ext cx="2291844" cy="1604292"/>
                          </a:xfrm>
                          <a:prstGeom prst="rect">
                            <a:avLst/>
                          </a:prstGeom>
                          <a:ln/>
                        </pic:spPr>
                      </pic:pic>
                    </a:graphicData>
                  </a:graphic>
                </wp:inline>
              </w:drawing>
            </w:r>
            <w:commentRangeEnd w:id="12"/>
            <w:r w:rsidR="007E2490">
              <w:commentReference w:id="12"/>
            </w:r>
          </w:p>
        </w:tc>
        <w:tc>
          <w:tcPr>
            <w:tcW w:w="1349" w:type="dxa"/>
            <w:shd w:val="clear" w:color="auto" w:fill="auto"/>
            <w:tcMar>
              <w:top w:w="100" w:type="dxa"/>
              <w:left w:w="100" w:type="dxa"/>
              <w:bottom w:w="100" w:type="dxa"/>
              <w:right w:w="100" w:type="dxa"/>
            </w:tcMar>
          </w:tcPr>
          <w:p w14:paraId="00000070" w14:textId="77777777" w:rsidR="000945CE" w:rsidRDefault="007E2490">
            <w:pPr>
              <w:widowControl w:val="0"/>
              <w:spacing w:line="240" w:lineRule="auto"/>
              <w:rPr>
                <w:color w:val="999999"/>
              </w:rPr>
            </w:pPr>
            <w:r>
              <w:rPr>
                <w:color w:val="999999"/>
              </w:rPr>
              <w:t>Colocar si habrá un sonido o música de fondo</w:t>
            </w:r>
          </w:p>
        </w:tc>
        <w:tc>
          <w:tcPr>
            <w:tcW w:w="4571" w:type="dxa"/>
            <w:shd w:val="clear" w:color="auto" w:fill="auto"/>
            <w:tcMar>
              <w:top w:w="100" w:type="dxa"/>
              <w:left w:w="100" w:type="dxa"/>
              <w:bottom w:w="100" w:type="dxa"/>
              <w:right w:w="100" w:type="dxa"/>
            </w:tcMar>
          </w:tcPr>
          <w:p w14:paraId="00000071" w14:textId="6BC88091" w:rsidR="000945CE" w:rsidRDefault="003B0A76">
            <w:pPr>
              <w:widowControl w:val="0"/>
              <w:spacing w:line="240" w:lineRule="auto"/>
            </w:pPr>
            <w:bookmarkStart w:id="13" w:name="_Hlk115270789"/>
            <w:r>
              <w:t>Asimismo</w:t>
            </w:r>
            <w:r w:rsidR="0077284A">
              <w:t xml:space="preserve">, se debe </w:t>
            </w:r>
            <w:r w:rsidR="007E2490" w:rsidRPr="0077284A">
              <w:t>comprender</w:t>
            </w:r>
            <w:r w:rsidR="0077284A">
              <w:t xml:space="preserve"> </w:t>
            </w:r>
            <w:r w:rsidR="007E2490">
              <w:t>también cómo funcionan las m</w:t>
            </w:r>
            <w:r w:rsidR="0077284A">
              <w:t>á</w:t>
            </w:r>
            <w:r w:rsidR="007E2490">
              <w:t xml:space="preserve">quinas NC o con control numérico, su lenguaje de programación o CNC y las operaciones que se pueden ejecutar con sus diferentes herramientas. </w:t>
            </w:r>
          </w:p>
          <w:bookmarkEnd w:id="13"/>
          <w:p w14:paraId="3207DE9E" w14:textId="77777777" w:rsidR="0077284A" w:rsidRDefault="0077284A">
            <w:pPr>
              <w:widowControl w:val="0"/>
              <w:spacing w:line="240" w:lineRule="auto"/>
            </w:pPr>
          </w:p>
          <w:p w14:paraId="00000072" w14:textId="77777777" w:rsidR="000945CE" w:rsidRDefault="000945CE">
            <w:pPr>
              <w:widowControl w:val="0"/>
              <w:spacing w:line="240" w:lineRule="auto"/>
            </w:pPr>
          </w:p>
        </w:tc>
        <w:tc>
          <w:tcPr>
            <w:tcW w:w="2560" w:type="dxa"/>
            <w:shd w:val="clear" w:color="auto" w:fill="auto"/>
            <w:tcMar>
              <w:top w:w="100" w:type="dxa"/>
              <w:left w:w="100" w:type="dxa"/>
              <w:bottom w:w="100" w:type="dxa"/>
              <w:right w:w="100" w:type="dxa"/>
            </w:tcMar>
          </w:tcPr>
          <w:p w14:paraId="181F1654" w14:textId="77777777" w:rsidR="000945CE" w:rsidRDefault="007E2490">
            <w:pPr>
              <w:widowControl w:val="0"/>
              <w:spacing w:line="240" w:lineRule="auto"/>
            </w:pPr>
            <w:r>
              <w:t>Lenguaje de programación o CNC</w:t>
            </w:r>
          </w:p>
          <w:p w14:paraId="061A5C31" w14:textId="77777777" w:rsidR="00000A65" w:rsidRDefault="00000A65">
            <w:pPr>
              <w:widowControl w:val="0"/>
              <w:spacing w:line="240" w:lineRule="auto"/>
            </w:pPr>
          </w:p>
          <w:p w14:paraId="00000073" w14:textId="688451B4" w:rsidR="00000A65" w:rsidRDefault="00000A65">
            <w:pPr>
              <w:widowControl w:val="0"/>
              <w:spacing w:line="240" w:lineRule="auto"/>
            </w:pPr>
          </w:p>
        </w:tc>
      </w:tr>
      <w:tr w:rsidR="000945CE" w14:paraId="5F287355" w14:textId="77777777">
        <w:tc>
          <w:tcPr>
            <w:tcW w:w="1032" w:type="dxa"/>
            <w:shd w:val="clear" w:color="auto" w:fill="auto"/>
            <w:tcMar>
              <w:top w:w="100" w:type="dxa"/>
              <w:left w:w="100" w:type="dxa"/>
              <w:bottom w:w="100" w:type="dxa"/>
              <w:right w:w="100" w:type="dxa"/>
            </w:tcMar>
          </w:tcPr>
          <w:p w14:paraId="00000074" w14:textId="77777777" w:rsidR="000945CE" w:rsidRDefault="007E2490">
            <w:pPr>
              <w:widowControl w:val="0"/>
              <w:spacing w:line="240" w:lineRule="auto"/>
              <w:rPr>
                <w:b/>
                <w:color w:val="999999"/>
              </w:rPr>
            </w:pPr>
            <w:r>
              <w:rPr>
                <w:b/>
                <w:color w:val="999999"/>
              </w:rPr>
              <w:lastRenderedPageBreak/>
              <w:t>5</w:t>
            </w:r>
          </w:p>
        </w:tc>
        <w:tc>
          <w:tcPr>
            <w:tcW w:w="3900" w:type="dxa"/>
            <w:shd w:val="clear" w:color="auto" w:fill="auto"/>
            <w:tcMar>
              <w:top w:w="100" w:type="dxa"/>
              <w:left w:w="100" w:type="dxa"/>
              <w:bottom w:w="100" w:type="dxa"/>
              <w:right w:w="100" w:type="dxa"/>
            </w:tcMar>
          </w:tcPr>
          <w:p w14:paraId="00000075" w14:textId="77777777" w:rsidR="000945CE" w:rsidRDefault="00000000">
            <w:pPr>
              <w:widowControl w:val="0"/>
              <w:spacing w:line="240" w:lineRule="auto"/>
              <w:rPr>
                <w:color w:val="999999"/>
              </w:rPr>
            </w:pPr>
            <w:sdt>
              <w:sdtPr>
                <w:tag w:val="goog_rdk_5"/>
                <w:id w:val="-1689987078"/>
              </w:sdtPr>
              <w:sdtContent>
                <w:commentRangeStart w:id="14"/>
              </w:sdtContent>
            </w:sdt>
            <w:r w:rsidR="007E2490">
              <w:rPr>
                <w:noProof/>
                <w:lang w:val="es-CO" w:eastAsia="es-CO"/>
              </w:rPr>
              <w:drawing>
                <wp:inline distT="0" distB="0" distL="0" distR="0" wp14:anchorId="4620A671" wp14:editId="6D9E0953">
                  <wp:extent cx="2287186" cy="1616278"/>
                  <wp:effectExtent l="0" t="0" r="0" b="0"/>
                  <wp:docPr id="7296" name="image59.jpg" descr="The abstract scene of 5-axis CNC milling machine with the NC data background. The 5-axis machining center cutting the automotive parts with solid ball endmill tools."/>
                  <wp:cNvGraphicFramePr/>
                  <a:graphic xmlns:a="http://schemas.openxmlformats.org/drawingml/2006/main">
                    <a:graphicData uri="http://schemas.openxmlformats.org/drawingml/2006/picture">
                      <pic:pic xmlns:pic="http://schemas.openxmlformats.org/drawingml/2006/picture">
                        <pic:nvPicPr>
                          <pic:cNvPr id="0" name="image59.jpg" descr="The abstract scene of 5-axis CNC milling machine with the NC data background. The 5-axis machining center cutting the automotive parts with solid ball endmill tools."/>
                          <pic:cNvPicPr preferRelativeResize="0"/>
                        </pic:nvPicPr>
                        <pic:blipFill>
                          <a:blip r:embed="rId16"/>
                          <a:srcRect/>
                          <a:stretch>
                            <a:fillRect/>
                          </a:stretch>
                        </pic:blipFill>
                        <pic:spPr>
                          <a:xfrm>
                            <a:off x="0" y="0"/>
                            <a:ext cx="2287186" cy="1616278"/>
                          </a:xfrm>
                          <a:prstGeom prst="rect">
                            <a:avLst/>
                          </a:prstGeom>
                          <a:ln/>
                        </pic:spPr>
                      </pic:pic>
                    </a:graphicData>
                  </a:graphic>
                </wp:inline>
              </w:drawing>
            </w:r>
            <w:commentRangeEnd w:id="14"/>
            <w:r w:rsidR="007E2490">
              <w:commentReference w:id="14"/>
            </w:r>
          </w:p>
        </w:tc>
        <w:tc>
          <w:tcPr>
            <w:tcW w:w="1349" w:type="dxa"/>
            <w:shd w:val="clear" w:color="auto" w:fill="auto"/>
            <w:tcMar>
              <w:top w:w="100" w:type="dxa"/>
              <w:left w:w="100" w:type="dxa"/>
              <w:bottom w:w="100" w:type="dxa"/>
              <w:right w:w="100" w:type="dxa"/>
            </w:tcMar>
          </w:tcPr>
          <w:p w14:paraId="00000076" w14:textId="77777777" w:rsidR="000945CE" w:rsidRDefault="007E2490">
            <w:pPr>
              <w:widowControl w:val="0"/>
              <w:spacing w:line="240" w:lineRule="auto"/>
              <w:rPr>
                <w:color w:val="999999"/>
              </w:rPr>
            </w:pPr>
            <w:r>
              <w:rPr>
                <w:color w:val="999999"/>
              </w:rPr>
              <w:t>Colocar si habrá un sonido o música de fondo</w:t>
            </w:r>
          </w:p>
        </w:tc>
        <w:tc>
          <w:tcPr>
            <w:tcW w:w="4571" w:type="dxa"/>
            <w:shd w:val="clear" w:color="auto" w:fill="auto"/>
            <w:tcMar>
              <w:top w:w="100" w:type="dxa"/>
              <w:left w:w="100" w:type="dxa"/>
              <w:bottom w:w="100" w:type="dxa"/>
              <w:right w:w="100" w:type="dxa"/>
            </w:tcMar>
          </w:tcPr>
          <w:p w14:paraId="00000077" w14:textId="53EC0E37" w:rsidR="000945CE" w:rsidRDefault="00E061DB">
            <w:pPr>
              <w:widowControl w:val="0"/>
              <w:spacing w:line="240" w:lineRule="auto"/>
            </w:pPr>
            <w:bookmarkStart w:id="15" w:name="_Hlk115271501"/>
            <w:r>
              <w:t xml:space="preserve">Con estos </w:t>
            </w:r>
            <w:r w:rsidR="00C537B9">
              <w:t>elementos se procede</w:t>
            </w:r>
            <w:r w:rsidR="00A1572E">
              <w:t xml:space="preserve"> </w:t>
            </w:r>
            <w:r w:rsidR="00C537B9">
              <w:t xml:space="preserve">a </w:t>
            </w:r>
            <w:r w:rsidR="007E2490">
              <w:t>hacer el programa con el que la m</w:t>
            </w:r>
            <w:r w:rsidR="00A1572E">
              <w:t>á</w:t>
            </w:r>
            <w:r w:rsidR="007E2490">
              <w:t>quina NC fabricará nuestro elemento</w:t>
            </w:r>
            <w:r w:rsidR="00A1572E">
              <w:t xml:space="preserve">; </w:t>
            </w:r>
            <w:r w:rsidR="007E2490">
              <w:t xml:space="preserve">se compone de bloques (que son los renglones) y estos a su vez por palabras, </w:t>
            </w:r>
            <w:r w:rsidR="00E74A5E">
              <w:t>conocidas</w:t>
            </w:r>
            <w:r w:rsidR="00A1572E">
              <w:t xml:space="preserve"> </w:t>
            </w:r>
            <w:r w:rsidR="007E2490">
              <w:t xml:space="preserve">también como códigos </w:t>
            </w:r>
            <w:r w:rsidR="00E74A5E">
              <w:t xml:space="preserve">y </w:t>
            </w:r>
            <w:r w:rsidR="007E2490">
              <w:t>que obedecen a estándares, ya que no sería consecuente conocer una serie de códigos para una marca de m</w:t>
            </w:r>
            <w:r w:rsidR="00A1572E">
              <w:t>á</w:t>
            </w:r>
            <w:r w:rsidR="007E2490">
              <w:t>quina NC determinada y tener que conocer otros al cambiarse a otra marca</w:t>
            </w:r>
            <w:r w:rsidR="00E74A5E">
              <w:t>. E</w:t>
            </w:r>
            <w:r w:rsidR="007E2490">
              <w:t xml:space="preserve">ste programa es el resultado del trabajo con CAM o fabricación asistida por computador. </w:t>
            </w:r>
          </w:p>
          <w:bookmarkEnd w:id="15"/>
          <w:p w14:paraId="00000078" w14:textId="77777777" w:rsidR="000945CE" w:rsidRDefault="000945CE">
            <w:pPr>
              <w:widowControl w:val="0"/>
              <w:spacing w:line="240" w:lineRule="auto"/>
            </w:pPr>
          </w:p>
        </w:tc>
        <w:tc>
          <w:tcPr>
            <w:tcW w:w="2560" w:type="dxa"/>
            <w:shd w:val="clear" w:color="auto" w:fill="auto"/>
            <w:tcMar>
              <w:top w:w="100" w:type="dxa"/>
              <w:left w:w="100" w:type="dxa"/>
              <w:bottom w:w="100" w:type="dxa"/>
              <w:right w:w="100" w:type="dxa"/>
            </w:tcMar>
          </w:tcPr>
          <w:p w14:paraId="00000079" w14:textId="6F771405" w:rsidR="000945CE" w:rsidRDefault="000945CE">
            <w:pPr>
              <w:widowControl w:val="0"/>
              <w:spacing w:line="240" w:lineRule="auto"/>
            </w:pPr>
          </w:p>
        </w:tc>
      </w:tr>
      <w:tr w:rsidR="000945CE" w14:paraId="217F5862" w14:textId="77777777">
        <w:tc>
          <w:tcPr>
            <w:tcW w:w="1032" w:type="dxa"/>
            <w:shd w:val="clear" w:color="auto" w:fill="auto"/>
            <w:tcMar>
              <w:top w:w="100" w:type="dxa"/>
              <w:left w:w="100" w:type="dxa"/>
              <w:bottom w:w="100" w:type="dxa"/>
              <w:right w:w="100" w:type="dxa"/>
            </w:tcMar>
          </w:tcPr>
          <w:p w14:paraId="0000007A" w14:textId="77777777" w:rsidR="000945CE" w:rsidRDefault="007E2490">
            <w:pPr>
              <w:widowControl w:val="0"/>
              <w:spacing w:line="240" w:lineRule="auto"/>
              <w:rPr>
                <w:b/>
                <w:color w:val="999999"/>
              </w:rPr>
            </w:pPr>
            <w:r>
              <w:rPr>
                <w:b/>
                <w:color w:val="999999"/>
              </w:rPr>
              <w:t>6</w:t>
            </w:r>
          </w:p>
        </w:tc>
        <w:tc>
          <w:tcPr>
            <w:tcW w:w="3900" w:type="dxa"/>
            <w:shd w:val="clear" w:color="auto" w:fill="auto"/>
            <w:tcMar>
              <w:top w:w="100" w:type="dxa"/>
              <w:left w:w="100" w:type="dxa"/>
              <w:bottom w:w="100" w:type="dxa"/>
              <w:right w:w="100" w:type="dxa"/>
            </w:tcMar>
          </w:tcPr>
          <w:p w14:paraId="0000007B" w14:textId="74103D9B" w:rsidR="000945CE" w:rsidRDefault="00000000">
            <w:pPr>
              <w:widowControl w:val="0"/>
              <w:spacing w:line="240" w:lineRule="auto"/>
              <w:rPr>
                <w:color w:val="999999"/>
              </w:rPr>
            </w:pPr>
            <w:sdt>
              <w:sdtPr>
                <w:tag w:val="goog_rdk_6"/>
                <w:id w:val="1538934976"/>
                <w:showingPlcHdr/>
              </w:sdtPr>
              <w:sdtContent>
                <w:r w:rsidR="00F155E5">
                  <w:t xml:space="preserve">     </w:t>
                </w:r>
                <w:commentRangeStart w:id="16"/>
              </w:sdtContent>
            </w:sdt>
            <w:r w:rsidR="007E2490">
              <w:rPr>
                <w:noProof/>
                <w:lang w:val="es-CO" w:eastAsia="es-CO"/>
              </w:rPr>
              <w:drawing>
                <wp:inline distT="0" distB="0" distL="0" distR="0" wp14:anchorId="62D8B1E8" wp14:editId="2E2DFBC1">
                  <wp:extent cx="2359479" cy="1651636"/>
                  <wp:effectExtent l="0" t="0" r="0" b="0"/>
                  <wp:docPr id="7299" name="image71.jpg" descr="Dos Ingenieros Usando Software De Programación CAD En Laptop"/>
                  <wp:cNvGraphicFramePr/>
                  <a:graphic xmlns:a="http://schemas.openxmlformats.org/drawingml/2006/main">
                    <a:graphicData uri="http://schemas.openxmlformats.org/drawingml/2006/picture">
                      <pic:pic xmlns:pic="http://schemas.openxmlformats.org/drawingml/2006/picture">
                        <pic:nvPicPr>
                          <pic:cNvPr id="0" name="image71.jpg" descr="Dos Ingenieros Usando Software De Programación CAD En Laptop"/>
                          <pic:cNvPicPr preferRelativeResize="0"/>
                        </pic:nvPicPr>
                        <pic:blipFill>
                          <a:blip r:embed="rId17"/>
                          <a:srcRect/>
                          <a:stretch>
                            <a:fillRect/>
                          </a:stretch>
                        </pic:blipFill>
                        <pic:spPr>
                          <a:xfrm>
                            <a:off x="0" y="0"/>
                            <a:ext cx="2359479" cy="1651636"/>
                          </a:xfrm>
                          <a:prstGeom prst="rect">
                            <a:avLst/>
                          </a:prstGeom>
                          <a:ln/>
                        </pic:spPr>
                      </pic:pic>
                    </a:graphicData>
                  </a:graphic>
                </wp:inline>
              </w:drawing>
            </w:r>
            <w:commentRangeEnd w:id="16"/>
            <w:r w:rsidR="007E2490">
              <w:commentReference w:id="16"/>
            </w:r>
          </w:p>
        </w:tc>
        <w:tc>
          <w:tcPr>
            <w:tcW w:w="1349" w:type="dxa"/>
            <w:shd w:val="clear" w:color="auto" w:fill="auto"/>
            <w:tcMar>
              <w:top w:w="100" w:type="dxa"/>
              <w:left w:w="100" w:type="dxa"/>
              <w:bottom w:w="100" w:type="dxa"/>
              <w:right w:w="100" w:type="dxa"/>
            </w:tcMar>
          </w:tcPr>
          <w:p w14:paraId="0000007C" w14:textId="77777777" w:rsidR="000945CE" w:rsidRDefault="007E2490">
            <w:pPr>
              <w:widowControl w:val="0"/>
              <w:spacing w:line="240" w:lineRule="auto"/>
              <w:rPr>
                <w:color w:val="999999"/>
              </w:rPr>
            </w:pPr>
            <w:r>
              <w:rPr>
                <w:color w:val="999999"/>
              </w:rPr>
              <w:t>Colocar si habrá un sonido o música de fondo</w:t>
            </w:r>
          </w:p>
        </w:tc>
        <w:tc>
          <w:tcPr>
            <w:tcW w:w="4571" w:type="dxa"/>
            <w:shd w:val="clear" w:color="auto" w:fill="auto"/>
            <w:tcMar>
              <w:top w:w="100" w:type="dxa"/>
              <w:left w:w="100" w:type="dxa"/>
              <w:bottom w:w="100" w:type="dxa"/>
              <w:right w:w="100" w:type="dxa"/>
            </w:tcMar>
          </w:tcPr>
          <w:p w14:paraId="0000007D" w14:textId="1C60093A" w:rsidR="000945CE" w:rsidRDefault="007E2490">
            <w:pPr>
              <w:widowControl w:val="0"/>
              <w:spacing w:line="240" w:lineRule="auto"/>
            </w:pPr>
            <w:bookmarkStart w:id="17" w:name="_Hlk115272025"/>
            <w:r>
              <w:t>Para desarrollar un programa para una m</w:t>
            </w:r>
            <w:r w:rsidR="00827843">
              <w:t>á</w:t>
            </w:r>
            <w:r>
              <w:t xml:space="preserve">quina NC, bien sea un torno, una fresadora o un centro de mecanizado, </w:t>
            </w:r>
            <w:r w:rsidR="00827843">
              <w:t xml:space="preserve">se debe </w:t>
            </w:r>
            <w:r>
              <w:t>también conocer los parámetros de mecanizado, por ejemplo</w:t>
            </w:r>
            <w:r w:rsidR="00152C8C">
              <w:t>,</w:t>
            </w:r>
            <w:r>
              <w:t xml:space="preserve"> la velocidad </w:t>
            </w:r>
            <w:r w:rsidR="00152C8C">
              <w:t>ó</w:t>
            </w:r>
            <w:r>
              <w:t>ptima a la que debe girar el husillo, o la velocidad de corte de acuerdo con el material de trabajo o con el material de la herramienta de corte</w:t>
            </w:r>
            <w:r w:rsidR="00152C8C">
              <w:t xml:space="preserve">; </w:t>
            </w:r>
            <w:r>
              <w:t xml:space="preserve">igualmente, la profundidad máxima a la que se hace cada una de las pasadas en el arranque de viruta y la velocidad con la debe avanzar la herramienta si </w:t>
            </w:r>
            <w:r w:rsidR="00152C8C">
              <w:t xml:space="preserve">se </w:t>
            </w:r>
            <w:r>
              <w:t>dese</w:t>
            </w:r>
            <w:r w:rsidR="00152C8C">
              <w:t xml:space="preserve">a </w:t>
            </w:r>
            <w:r>
              <w:t xml:space="preserve">un acabado superficial determinado. </w:t>
            </w:r>
          </w:p>
          <w:bookmarkEnd w:id="17"/>
          <w:p w14:paraId="0000007E" w14:textId="77777777" w:rsidR="000945CE" w:rsidRDefault="000945CE">
            <w:pPr>
              <w:widowControl w:val="0"/>
              <w:spacing w:line="240" w:lineRule="auto"/>
            </w:pPr>
          </w:p>
        </w:tc>
        <w:tc>
          <w:tcPr>
            <w:tcW w:w="2560" w:type="dxa"/>
            <w:shd w:val="clear" w:color="auto" w:fill="auto"/>
            <w:tcMar>
              <w:top w:w="100" w:type="dxa"/>
              <w:left w:w="100" w:type="dxa"/>
              <w:bottom w:w="100" w:type="dxa"/>
              <w:right w:w="100" w:type="dxa"/>
            </w:tcMar>
          </w:tcPr>
          <w:p w14:paraId="269F0158" w14:textId="77777777" w:rsidR="000945CE" w:rsidRDefault="007E2490">
            <w:pPr>
              <w:widowControl w:val="0"/>
              <w:spacing w:line="240" w:lineRule="auto"/>
            </w:pPr>
            <w:r>
              <w:t>Parámetros de mecanizado</w:t>
            </w:r>
          </w:p>
          <w:p w14:paraId="0000007F" w14:textId="02F9CFAC" w:rsidR="00000A65" w:rsidRDefault="00000A65">
            <w:pPr>
              <w:widowControl w:val="0"/>
              <w:spacing w:line="240" w:lineRule="auto"/>
            </w:pPr>
          </w:p>
        </w:tc>
      </w:tr>
      <w:tr w:rsidR="000945CE" w14:paraId="22D11E34" w14:textId="77777777">
        <w:tc>
          <w:tcPr>
            <w:tcW w:w="1032" w:type="dxa"/>
            <w:shd w:val="clear" w:color="auto" w:fill="auto"/>
            <w:tcMar>
              <w:top w:w="100" w:type="dxa"/>
              <w:left w:w="100" w:type="dxa"/>
              <w:bottom w:w="100" w:type="dxa"/>
              <w:right w:w="100" w:type="dxa"/>
            </w:tcMar>
          </w:tcPr>
          <w:p w14:paraId="00000080" w14:textId="77777777" w:rsidR="000945CE" w:rsidRDefault="007E2490">
            <w:pPr>
              <w:widowControl w:val="0"/>
              <w:spacing w:line="240" w:lineRule="auto"/>
              <w:rPr>
                <w:b/>
                <w:color w:val="999999"/>
              </w:rPr>
            </w:pPr>
            <w:r>
              <w:rPr>
                <w:b/>
                <w:color w:val="999999"/>
              </w:rPr>
              <w:t>7</w:t>
            </w:r>
          </w:p>
        </w:tc>
        <w:tc>
          <w:tcPr>
            <w:tcW w:w="3900" w:type="dxa"/>
            <w:shd w:val="clear" w:color="auto" w:fill="auto"/>
            <w:tcMar>
              <w:top w:w="100" w:type="dxa"/>
              <w:left w:w="100" w:type="dxa"/>
              <w:bottom w:w="100" w:type="dxa"/>
              <w:right w:w="100" w:type="dxa"/>
            </w:tcMar>
          </w:tcPr>
          <w:p w14:paraId="00000081" w14:textId="2E185773" w:rsidR="000945CE" w:rsidRDefault="00000000">
            <w:pPr>
              <w:widowControl w:val="0"/>
              <w:spacing w:line="240" w:lineRule="auto"/>
            </w:pPr>
            <w:sdt>
              <w:sdtPr>
                <w:tag w:val="goog_rdk_7"/>
                <w:id w:val="1524431558"/>
                <w:showingPlcHdr/>
              </w:sdtPr>
              <w:sdtContent>
                <w:r w:rsidR="00F155E5">
                  <w:t xml:space="preserve">     </w:t>
                </w:r>
                <w:commentRangeStart w:id="18"/>
              </w:sdtContent>
            </w:sdt>
            <w:r w:rsidR="007E2490">
              <w:rPr>
                <w:noProof/>
                <w:lang w:val="es-CO" w:eastAsia="es-CO"/>
              </w:rPr>
              <w:drawing>
                <wp:inline distT="0" distB="0" distL="0" distR="0" wp14:anchorId="351FF939" wp14:editId="26A8DEF1">
                  <wp:extent cx="2351250" cy="1645876"/>
                  <wp:effectExtent l="0" t="0" r="0" b="0"/>
                  <wp:docPr id="7298" name="image62.jpg" descr="cog wheels sketch in color on abstract math background"/>
                  <wp:cNvGraphicFramePr/>
                  <a:graphic xmlns:a="http://schemas.openxmlformats.org/drawingml/2006/main">
                    <a:graphicData uri="http://schemas.openxmlformats.org/drawingml/2006/picture">
                      <pic:pic xmlns:pic="http://schemas.openxmlformats.org/drawingml/2006/picture">
                        <pic:nvPicPr>
                          <pic:cNvPr id="0" name="image62.jpg" descr="cog wheels sketch in color on abstract math background"/>
                          <pic:cNvPicPr preferRelativeResize="0"/>
                        </pic:nvPicPr>
                        <pic:blipFill>
                          <a:blip r:embed="rId18"/>
                          <a:srcRect/>
                          <a:stretch>
                            <a:fillRect/>
                          </a:stretch>
                        </pic:blipFill>
                        <pic:spPr>
                          <a:xfrm>
                            <a:off x="0" y="0"/>
                            <a:ext cx="2351250" cy="1645876"/>
                          </a:xfrm>
                          <a:prstGeom prst="rect">
                            <a:avLst/>
                          </a:prstGeom>
                          <a:ln/>
                        </pic:spPr>
                      </pic:pic>
                    </a:graphicData>
                  </a:graphic>
                </wp:inline>
              </w:drawing>
            </w:r>
            <w:commentRangeEnd w:id="18"/>
            <w:r w:rsidR="007E2490">
              <w:commentReference w:id="18"/>
            </w:r>
          </w:p>
        </w:tc>
        <w:tc>
          <w:tcPr>
            <w:tcW w:w="1349" w:type="dxa"/>
            <w:shd w:val="clear" w:color="auto" w:fill="auto"/>
            <w:tcMar>
              <w:top w:w="100" w:type="dxa"/>
              <w:left w:w="100" w:type="dxa"/>
              <w:bottom w:w="100" w:type="dxa"/>
              <w:right w:w="100" w:type="dxa"/>
            </w:tcMar>
          </w:tcPr>
          <w:p w14:paraId="00000082" w14:textId="77777777" w:rsidR="000945CE" w:rsidRDefault="000945CE">
            <w:pPr>
              <w:widowControl w:val="0"/>
              <w:spacing w:line="240" w:lineRule="auto"/>
              <w:rPr>
                <w:color w:val="999999"/>
              </w:rPr>
            </w:pPr>
          </w:p>
        </w:tc>
        <w:tc>
          <w:tcPr>
            <w:tcW w:w="4571" w:type="dxa"/>
            <w:shd w:val="clear" w:color="auto" w:fill="auto"/>
            <w:tcMar>
              <w:top w:w="100" w:type="dxa"/>
              <w:left w:w="100" w:type="dxa"/>
              <w:bottom w:w="100" w:type="dxa"/>
              <w:right w:w="100" w:type="dxa"/>
            </w:tcMar>
          </w:tcPr>
          <w:p w14:paraId="00000083" w14:textId="2F51E526" w:rsidR="000945CE" w:rsidRDefault="007E2490">
            <w:pPr>
              <w:widowControl w:val="0"/>
              <w:spacing w:line="240" w:lineRule="auto"/>
            </w:pPr>
            <w:bookmarkStart w:id="19" w:name="_Hlk115272550"/>
            <w:r>
              <w:t xml:space="preserve">Estos parámetros de mecanizado se </w:t>
            </w:r>
            <w:r>
              <w:lastRenderedPageBreak/>
              <w:t xml:space="preserve">obtienen aplicando las matemáticas, mediante el despeje de algunas fórmulas </w:t>
            </w:r>
            <w:r w:rsidR="00715E97">
              <w:t>conoc</w:t>
            </w:r>
            <w:r w:rsidR="00A6777B">
              <w:t>idas</w:t>
            </w:r>
            <w:r w:rsidR="003F08DD">
              <w:t>,</w:t>
            </w:r>
            <w:r>
              <w:t xml:space="preserve"> </w:t>
            </w:r>
            <w:r w:rsidR="00715E97">
              <w:t xml:space="preserve">que </w:t>
            </w:r>
            <w:r>
              <w:t>favorecen la comprensión total de los procesos y los resultados de tiempos y frecuencias.</w:t>
            </w:r>
          </w:p>
          <w:bookmarkEnd w:id="19"/>
          <w:p w14:paraId="00000084" w14:textId="77777777" w:rsidR="000945CE" w:rsidRDefault="000945CE">
            <w:pPr>
              <w:widowControl w:val="0"/>
              <w:spacing w:line="240" w:lineRule="auto"/>
            </w:pPr>
          </w:p>
        </w:tc>
        <w:tc>
          <w:tcPr>
            <w:tcW w:w="2560" w:type="dxa"/>
            <w:shd w:val="clear" w:color="auto" w:fill="auto"/>
            <w:tcMar>
              <w:top w:w="100" w:type="dxa"/>
              <w:left w:w="100" w:type="dxa"/>
              <w:bottom w:w="100" w:type="dxa"/>
              <w:right w:w="100" w:type="dxa"/>
            </w:tcMar>
          </w:tcPr>
          <w:p w14:paraId="00000085" w14:textId="102D65FF" w:rsidR="000945CE" w:rsidRDefault="000945CE">
            <w:pPr>
              <w:widowControl w:val="0"/>
              <w:spacing w:line="240" w:lineRule="auto"/>
            </w:pPr>
          </w:p>
        </w:tc>
      </w:tr>
      <w:tr w:rsidR="000945CE" w14:paraId="608DC376" w14:textId="77777777">
        <w:tc>
          <w:tcPr>
            <w:tcW w:w="1032" w:type="dxa"/>
            <w:shd w:val="clear" w:color="auto" w:fill="auto"/>
            <w:tcMar>
              <w:top w:w="100" w:type="dxa"/>
              <w:left w:w="100" w:type="dxa"/>
              <w:bottom w:w="100" w:type="dxa"/>
              <w:right w:w="100" w:type="dxa"/>
            </w:tcMar>
          </w:tcPr>
          <w:p w14:paraId="00000086" w14:textId="77777777" w:rsidR="000945CE" w:rsidRDefault="007E2490">
            <w:pPr>
              <w:widowControl w:val="0"/>
              <w:spacing w:line="240" w:lineRule="auto"/>
              <w:rPr>
                <w:b/>
                <w:color w:val="999999"/>
              </w:rPr>
            </w:pPr>
            <w:r>
              <w:rPr>
                <w:b/>
                <w:color w:val="999999"/>
              </w:rPr>
              <w:t>8</w:t>
            </w:r>
          </w:p>
        </w:tc>
        <w:tc>
          <w:tcPr>
            <w:tcW w:w="3900" w:type="dxa"/>
            <w:shd w:val="clear" w:color="auto" w:fill="auto"/>
            <w:tcMar>
              <w:top w:w="100" w:type="dxa"/>
              <w:left w:w="100" w:type="dxa"/>
              <w:bottom w:w="100" w:type="dxa"/>
              <w:right w:w="100" w:type="dxa"/>
            </w:tcMar>
          </w:tcPr>
          <w:p w14:paraId="00000087" w14:textId="76DF9F3B" w:rsidR="000945CE" w:rsidRDefault="00000000">
            <w:pPr>
              <w:widowControl w:val="0"/>
              <w:spacing w:line="240" w:lineRule="auto"/>
            </w:pPr>
            <w:sdt>
              <w:sdtPr>
                <w:tag w:val="goog_rdk_8"/>
                <w:id w:val="-1761595545"/>
                <w:showingPlcHdr/>
              </w:sdtPr>
              <w:sdtContent>
                <w:r w:rsidR="00F155E5">
                  <w:t xml:space="preserve">     </w:t>
                </w:r>
                <w:commentRangeStart w:id="20"/>
              </w:sdtContent>
            </w:sdt>
            <w:r w:rsidR="007E2490">
              <w:rPr>
                <w:noProof/>
                <w:lang w:val="es-CO" w:eastAsia="es-CO"/>
              </w:rPr>
              <w:drawing>
                <wp:inline distT="0" distB="0" distL="0" distR="0" wp14:anchorId="377D9838" wp14:editId="68457FEC">
                  <wp:extent cx="2346534" cy="1355650"/>
                  <wp:effectExtent l="0" t="0" r="0" b="0"/>
                  <wp:docPr id="730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2346534" cy="1355650"/>
                          </a:xfrm>
                          <a:prstGeom prst="rect">
                            <a:avLst/>
                          </a:prstGeom>
                          <a:ln/>
                        </pic:spPr>
                      </pic:pic>
                    </a:graphicData>
                  </a:graphic>
                </wp:inline>
              </w:drawing>
            </w:r>
            <w:commentRangeEnd w:id="20"/>
            <w:r w:rsidR="007E2490">
              <w:commentReference w:id="20"/>
            </w:r>
          </w:p>
        </w:tc>
        <w:tc>
          <w:tcPr>
            <w:tcW w:w="1349" w:type="dxa"/>
            <w:shd w:val="clear" w:color="auto" w:fill="auto"/>
            <w:tcMar>
              <w:top w:w="100" w:type="dxa"/>
              <w:left w:w="100" w:type="dxa"/>
              <w:bottom w:w="100" w:type="dxa"/>
              <w:right w:w="100" w:type="dxa"/>
            </w:tcMar>
          </w:tcPr>
          <w:p w14:paraId="00000088" w14:textId="77777777" w:rsidR="000945CE" w:rsidRDefault="000945CE">
            <w:pPr>
              <w:widowControl w:val="0"/>
              <w:spacing w:line="240" w:lineRule="auto"/>
              <w:rPr>
                <w:color w:val="999999"/>
              </w:rPr>
            </w:pPr>
          </w:p>
        </w:tc>
        <w:tc>
          <w:tcPr>
            <w:tcW w:w="4571" w:type="dxa"/>
            <w:shd w:val="clear" w:color="auto" w:fill="auto"/>
            <w:tcMar>
              <w:top w:w="100" w:type="dxa"/>
              <w:left w:w="100" w:type="dxa"/>
              <w:bottom w:w="100" w:type="dxa"/>
              <w:right w:w="100" w:type="dxa"/>
            </w:tcMar>
          </w:tcPr>
          <w:p w14:paraId="72DECAFB" w14:textId="23461190" w:rsidR="005A21CB" w:rsidRDefault="007E2490">
            <w:pPr>
              <w:widowControl w:val="0"/>
              <w:spacing w:line="240" w:lineRule="auto"/>
            </w:pPr>
            <w:bookmarkStart w:id="21" w:name="_Hlk115273127"/>
            <w:r>
              <w:t>Gracias a toda esta planeación mediante el CAM, y previo a la ejecución del programa, se permite con mucha precisión, realizar la simulación del mecanizado, detectando</w:t>
            </w:r>
            <w:r w:rsidR="005A21CB">
              <w:t>,</w:t>
            </w:r>
            <w:r>
              <w:t xml:space="preserve"> sin haber realizado operación alguna, posibles fallas que se pueden corregir antes de perder material, dañar las herramientas, estropear las m</w:t>
            </w:r>
            <w:r w:rsidR="00F05CB8">
              <w:t>á</w:t>
            </w:r>
            <w:r>
              <w:t xml:space="preserve">quinas o simplemente perder tiempo al tener que hacer reproceso en las operaciones.   </w:t>
            </w:r>
          </w:p>
          <w:bookmarkEnd w:id="21"/>
          <w:p w14:paraId="0000008A" w14:textId="77777777" w:rsidR="000945CE" w:rsidRDefault="000945CE">
            <w:pPr>
              <w:widowControl w:val="0"/>
              <w:spacing w:line="240" w:lineRule="auto"/>
            </w:pPr>
          </w:p>
        </w:tc>
        <w:tc>
          <w:tcPr>
            <w:tcW w:w="2560" w:type="dxa"/>
            <w:shd w:val="clear" w:color="auto" w:fill="auto"/>
            <w:tcMar>
              <w:top w:w="100" w:type="dxa"/>
              <w:left w:w="100" w:type="dxa"/>
              <w:bottom w:w="100" w:type="dxa"/>
              <w:right w:w="100" w:type="dxa"/>
            </w:tcMar>
          </w:tcPr>
          <w:p w14:paraId="3AF2ADF0" w14:textId="77777777" w:rsidR="000945CE" w:rsidRDefault="007E2490">
            <w:pPr>
              <w:widowControl w:val="0"/>
              <w:spacing w:line="240" w:lineRule="auto"/>
            </w:pPr>
            <w:r>
              <w:t>Simulación del mecanizado</w:t>
            </w:r>
          </w:p>
          <w:p w14:paraId="0000008B" w14:textId="443F1C84" w:rsidR="00000A65" w:rsidRDefault="00000A65">
            <w:pPr>
              <w:widowControl w:val="0"/>
              <w:spacing w:line="240" w:lineRule="auto"/>
            </w:pPr>
          </w:p>
        </w:tc>
      </w:tr>
      <w:tr w:rsidR="000945CE" w14:paraId="39907B48" w14:textId="77777777">
        <w:trPr>
          <w:trHeight w:val="420"/>
        </w:trPr>
        <w:tc>
          <w:tcPr>
            <w:tcW w:w="1032" w:type="dxa"/>
            <w:shd w:val="clear" w:color="auto" w:fill="auto"/>
            <w:tcMar>
              <w:top w:w="100" w:type="dxa"/>
              <w:left w:w="100" w:type="dxa"/>
              <w:bottom w:w="100" w:type="dxa"/>
              <w:right w:w="100" w:type="dxa"/>
            </w:tcMar>
          </w:tcPr>
          <w:p w14:paraId="0000008C" w14:textId="77777777" w:rsidR="000945CE" w:rsidRDefault="007E2490">
            <w:pPr>
              <w:widowControl w:val="0"/>
              <w:spacing w:line="240" w:lineRule="auto"/>
              <w:rPr>
                <w:b/>
              </w:rPr>
            </w:pPr>
            <w:r>
              <w:rPr>
                <w:b/>
              </w:rPr>
              <w:t>Nombre del archivo</w:t>
            </w:r>
          </w:p>
        </w:tc>
        <w:tc>
          <w:tcPr>
            <w:tcW w:w="12380" w:type="dxa"/>
            <w:gridSpan w:val="4"/>
            <w:shd w:val="clear" w:color="auto" w:fill="auto"/>
            <w:tcMar>
              <w:top w:w="100" w:type="dxa"/>
              <w:left w:w="100" w:type="dxa"/>
              <w:bottom w:w="100" w:type="dxa"/>
              <w:right w:w="100" w:type="dxa"/>
            </w:tcMar>
          </w:tcPr>
          <w:p w14:paraId="0000008D" w14:textId="77777777" w:rsidR="000945CE" w:rsidRDefault="007E2490">
            <w:pPr>
              <w:widowControl w:val="0"/>
              <w:spacing w:line="240" w:lineRule="auto"/>
              <w:rPr>
                <w:b/>
              </w:rPr>
            </w:pPr>
            <w:r>
              <w:rPr>
                <w:color w:val="666666"/>
              </w:rPr>
              <w:t>835201_ v1</w:t>
            </w:r>
          </w:p>
        </w:tc>
      </w:tr>
    </w:tbl>
    <w:p w14:paraId="00000091" w14:textId="77777777" w:rsidR="000945CE" w:rsidRDefault="000945CE"/>
    <w:p w14:paraId="00000092" w14:textId="77777777" w:rsidR="000945CE" w:rsidRDefault="000945CE"/>
    <w:p w14:paraId="00000093" w14:textId="217E85DF" w:rsidR="000945CE" w:rsidRDefault="007E4387">
      <w:pPr>
        <w:rPr>
          <w:b/>
        </w:rPr>
      </w:pPr>
      <w:r>
        <w:rPr>
          <w:b/>
        </w:rPr>
        <w:t>Desarrollo de contenido</w:t>
      </w:r>
    </w:p>
    <w:p w14:paraId="00000094" w14:textId="77777777" w:rsidR="000945CE" w:rsidRDefault="000945CE"/>
    <w:p w14:paraId="00000095" w14:textId="77777777" w:rsidR="000945CE" w:rsidRDefault="007E2490">
      <w:pPr>
        <w:spacing w:after="120" w:line="240" w:lineRule="auto"/>
        <w:rPr>
          <w:b/>
        </w:rPr>
      </w:pPr>
      <w:r>
        <w:rPr>
          <w:b/>
        </w:rPr>
        <w:lastRenderedPageBreak/>
        <w:t>1. Fundamentos de CAM</w:t>
      </w:r>
    </w:p>
    <w:p w14:paraId="00000096" w14:textId="77777777" w:rsidR="000945CE" w:rsidRDefault="000945CE"/>
    <w:tbl>
      <w:tblPr>
        <w:tblStyle w:val="a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76D644D5" w14:textId="77777777">
        <w:trPr>
          <w:trHeight w:val="444"/>
        </w:trPr>
        <w:tc>
          <w:tcPr>
            <w:tcW w:w="13422" w:type="dxa"/>
            <w:shd w:val="clear" w:color="auto" w:fill="8DB3E2"/>
          </w:tcPr>
          <w:p w14:paraId="00000097" w14:textId="77777777" w:rsidR="000945CE" w:rsidRDefault="007E2490">
            <w:pPr>
              <w:pStyle w:val="Ttulo1"/>
              <w:jc w:val="center"/>
              <w:outlineLvl w:val="0"/>
              <w:rPr>
                <w:sz w:val="22"/>
                <w:szCs w:val="22"/>
              </w:rPr>
            </w:pPr>
            <w:r>
              <w:rPr>
                <w:sz w:val="22"/>
                <w:szCs w:val="22"/>
              </w:rPr>
              <w:t>Cuadro de texto</w:t>
            </w:r>
          </w:p>
        </w:tc>
      </w:tr>
      <w:tr w:rsidR="000945CE" w14:paraId="319A1308" w14:textId="77777777">
        <w:tc>
          <w:tcPr>
            <w:tcW w:w="13422" w:type="dxa"/>
          </w:tcPr>
          <w:p w14:paraId="00000098" w14:textId="5E60E3F8" w:rsidR="000945CE" w:rsidRDefault="00000000">
            <w:sdt>
              <w:sdtPr>
                <w:tag w:val="goog_rdk_9"/>
                <w:id w:val="708229452"/>
              </w:sdtPr>
              <w:sdtContent>
                <w:commentRangeStart w:id="22"/>
              </w:sdtContent>
            </w:sdt>
            <w:commentRangeEnd w:id="22"/>
            <w:r w:rsidR="007E2490">
              <w:commentReference w:id="22"/>
            </w:r>
            <w:r w:rsidR="007E2490">
              <w:t xml:space="preserve">El </w:t>
            </w:r>
            <w:r w:rsidR="00D41C43" w:rsidRPr="00D41C43">
              <w:rPr>
                <w:i/>
                <w:iCs/>
              </w:rPr>
              <w:t>softwar</w:t>
            </w:r>
            <w:r w:rsidR="007E2490">
              <w:t xml:space="preserve">e de fabricación asistida por computador </w:t>
            </w:r>
            <w:r w:rsidR="00DF7C80">
              <w:t>(</w:t>
            </w:r>
            <w:r w:rsidR="007E2490">
              <w:t>CAM</w:t>
            </w:r>
            <w:r w:rsidR="00DF7C80">
              <w:t xml:space="preserve">) </w:t>
            </w:r>
            <w:r w:rsidR="007E2490">
              <w:t xml:space="preserve">es el que permite que los proyectos que se han modelado con diseño asistido por computador </w:t>
            </w:r>
            <w:r w:rsidR="000771A5">
              <w:t>(</w:t>
            </w:r>
            <w:r w:rsidR="007E2490">
              <w:t>CAD</w:t>
            </w:r>
            <w:r w:rsidR="000771A5">
              <w:t>)</w:t>
            </w:r>
            <w:r w:rsidR="007E2490">
              <w:t xml:space="preserve"> sean transferidos a las</w:t>
            </w:r>
            <w:r w:rsidR="00DF7C80">
              <w:t xml:space="preserve"> </w:t>
            </w:r>
            <w:r w:rsidR="007E2490">
              <w:t>m</w:t>
            </w:r>
            <w:r w:rsidR="000771A5">
              <w:t>á</w:t>
            </w:r>
            <w:r w:rsidR="007E2490">
              <w:t>quinas herramientas controladas por computador</w:t>
            </w:r>
            <w:r w:rsidR="00DF7C80">
              <w:t xml:space="preserve"> (</w:t>
            </w:r>
            <w:r w:rsidR="007E2490">
              <w:t>CNC</w:t>
            </w:r>
            <w:r w:rsidR="00DF7C80">
              <w:t>)</w:t>
            </w:r>
            <w:r w:rsidR="007E2490">
              <w:t xml:space="preserve"> en un lenguaje que estas pueden leer y ejecutar</w:t>
            </w:r>
            <w:r w:rsidR="000771A5">
              <w:t xml:space="preserve">; </w:t>
            </w:r>
            <w:r w:rsidR="002B6485">
              <w:t>el cual</w:t>
            </w:r>
            <w:r w:rsidR="007E2490">
              <w:t xml:space="preserve"> está estructurado en programas que</w:t>
            </w:r>
            <w:r w:rsidR="002B6485">
              <w:t>,</w:t>
            </w:r>
            <w:r w:rsidR="007E2490">
              <w:t xml:space="preserve"> mediante códigos o palabras</w:t>
            </w:r>
            <w:r w:rsidR="002B6485">
              <w:t xml:space="preserve">, </w:t>
            </w:r>
            <w:r w:rsidR="007E2490">
              <w:t>contienen todas las instrucciones con los parámetros para que la m</w:t>
            </w:r>
            <w:r w:rsidR="00DF7C80">
              <w:t>á</w:t>
            </w:r>
            <w:r w:rsidR="007E2490">
              <w:t>quina</w:t>
            </w:r>
            <w:r w:rsidR="002B6485">
              <w:t>,</w:t>
            </w:r>
            <w:r w:rsidR="007E2490">
              <w:t xml:space="preserve"> a través de sus diferentes herramientas, ejecute las operaciones necesarias para transformar un material en bruto  en la pieza final diseñada. </w:t>
            </w:r>
            <w:r w:rsidR="007E2490">
              <w:rPr>
                <w:noProof/>
                <w:lang w:val="es-CO" w:eastAsia="es-CO"/>
              </w:rPr>
              <w:drawing>
                <wp:anchor distT="0" distB="0" distL="114300" distR="114300" simplePos="0" relativeHeight="251658240" behindDoc="0" locked="0" layoutInCell="1" hidden="0" allowOverlap="1" wp14:anchorId="4D4969EF" wp14:editId="1471D091">
                  <wp:simplePos x="0" y="0"/>
                  <wp:positionH relativeFrom="column">
                    <wp:posOffset>5826280</wp:posOffset>
                  </wp:positionH>
                  <wp:positionV relativeFrom="paragraph">
                    <wp:posOffset>743637</wp:posOffset>
                  </wp:positionV>
                  <wp:extent cx="2612390" cy="1557655"/>
                  <wp:effectExtent l="0" t="0" r="0" b="0"/>
                  <wp:wrapSquare wrapText="bothSides" distT="0" distB="0" distL="114300" distR="114300"/>
                  <wp:docPr id="7266" name="image32.jpg" descr="Vista posterior del ingeniero industrial trabajando en computadoras de escritorio en la oficina brillante. Pantallas Mostrar software IDE / CAD, implementación de aprendizaje automático, redes neuronales e informática en nube"/>
                  <wp:cNvGraphicFramePr/>
                  <a:graphic xmlns:a="http://schemas.openxmlformats.org/drawingml/2006/main">
                    <a:graphicData uri="http://schemas.openxmlformats.org/drawingml/2006/picture">
                      <pic:pic xmlns:pic="http://schemas.openxmlformats.org/drawingml/2006/picture">
                        <pic:nvPicPr>
                          <pic:cNvPr id="0" name="image32.jpg" descr="Vista posterior del ingeniero industrial trabajando en computadoras de escritorio en la oficina brillante. Pantallas Mostrar software IDE / CAD, implementación de aprendizaje automático, redes neuronales e informática en nube"/>
                          <pic:cNvPicPr preferRelativeResize="0"/>
                        </pic:nvPicPr>
                        <pic:blipFill>
                          <a:blip r:embed="rId20"/>
                          <a:srcRect/>
                          <a:stretch>
                            <a:fillRect/>
                          </a:stretch>
                        </pic:blipFill>
                        <pic:spPr>
                          <a:xfrm>
                            <a:off x="0" y="0"/>
                            <a:ext cx="2612390" cy="1557655"/>
                          </a:xfrm>
                          <a:prstGeom prst="rect">
                            <a:avLst/>
                          </a:prstGeom>
                          <a:ln/>
                        </pic:spPr>
                      </pic:pic>
                    </a:graphicData>
                  </a:graphic>
                </wp:anchor>
              </w:drawing>
            </w:r>
          </w:p>
          <w:p w14:paraId="00000099" w14:textId="77777777" w:rsidR="000945CE" w:rsidRDefault="000945CE"/>
          <w:p w14:paraId="0000009A" w14:textId="4BB518AC" w:rsidR="000945CE" w:rsidRDefault="007E2490">
            <w:pPr>
              <w:rPr>
                <w:color w:val="BFBFBF"/>
              </w:rPr>
            </w:pPr>
            <w:r>
              <w:t>Para poder trabajar con el CAM</w:t>
            </w:r>
            <w:r w:rsidR="003B14BD">
              <w:t>,</w:t>
            </w:r>
            <w:r>
              <w:t xml:space="preserve"> la persona debe tener conocimientos básicos en CAD y en mecanizado convencional, ya que inicialmente es necesario interpretar muy bien los planos técnicos</w:t>
            </w:r>
            <w:r w:rsidR="003B14BD">
              <w:t>,</w:t>
            </w:r>
            <w:r>
              <w:t xml:space="preserve"> para luego poder evaluar y seleccionar eficazmente los procesos, las máquinas, las herramientas y las operaciones para realizar el programa que lograr</w:t>
            </w:r>
            <w:r w:rsidR="003B14BD">
              <w:t>á</w:t>
            </w:r>
            <w:r>
              <w:t xml:space="preserve"> controlar las máquinas y así</w:t>
            </w:r>
            <w:r w:rsidR="003B14BD">
              <w:t>,</w:t>
            </w:r>
            <w:r>
              <w:t xml:space="preserve"> obtener la pieza final que cumpla con todos los requerimientos planteados.  </w:t>
            </w:r>
          </w:p>
        </w:tc>
      </w:tr>
    </w:tbl>
    <w:p w14:paraId="0000009B" w14:textId="77777777" w:rsidR="000945CE" w:rsidRDefault="000945CE"/>
    <w:p w14:paraId="0000009C" w14:textId="46168007" w:rsidR="000945CE" w:rsidRDefault="007E2490">
      <w:pPr>
        <w:spacing w:after="120" w:line="240" w:lineRule="auto"/>
        <w:ind w:left="360"/>
        <w:rPr>
          <w:b/>
        </w:rPr>
      </w:pPr>
      <w:r w:rsidRPr="00D41C43">
        <w:t>1.1</w:t>
      </w:r>
      <w:r>
        <w:rPr>
          <w:b/>
        </w:rPr>
        <w:t xml:space="preserve"> </w:t>
      </w:r>
      <w:r w:rsidRPr="00D41C43">
        <w:t xml:space="preserve">Conceptos, definición y tipos de </w:t>
      </w:r>
      <w:r w:rsidR="00D41C43" w:rsidRPr="00D41C43">
        <w:rPr>
          <w:i/>
          <w:iCs/>
        </w:rPr>
        <w:t>softwar</w:t>
      </w:r>
      <w:r w:rsidRPr="00D41C43">
        <w:t>e</w:t>
      </w:r>
    </w:p>
    <w:p w14:paraId="0000009D" w14:textId="77777777" w:rsidR="000945CE" w:rsidRDefault="000945CE"/>
    <w:tbl>
      <w:tblPr>
        <w:tblStyle w:val="a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7ED8F9F6" w14:textId="77777777">
        <w:trPr>
          <w:trHeight w:val="444"/>
        </w:trPr>
        <w:tc>
          <w:tcPr>
            <w:tcW w:w="13422" w:type="dxa"/>
            <w:shd w:val="clear" w:color="auto" w:fill="8DB3E2"/>
          </w:tcPr>
          <w:p w14:paraId="0000009E" w14:textId="77777777" w:rsidR="000945CE" w:rsidRDefault="007E2490">
            <w:pPr>
              <w:pStyle w:val="Ttulo1"/>
              <w:jc w:val="center"/>
              <w:outlineLvl w:val="0"/>
              <w:rPr>
                <w:sz w:val="22"/>
                <w:szCs w:val="22"/>
              </w:rPr>
            </w:pPr>
            <w:r>
              <w:rPr>
                <w:sz w:val="22"/>
                <w:szCs w:val="22"/>
              </w:rPr>
              <w:lastRenderedPageBreak/>
              <w:t>Cuadro de texto</w:t>
            </w:r>
          </w:p>
        </w:tc>
      </w:tr>
      <w:tr w:rsidR="000945CE" w14:paraId="4D516426" w14:textId="77777777">
        <w:tc>
          <w:tcPr>
            <w:tcW w:w="13422" w:type="dxa"/>
          </w:tcPr>
          <w:p w14:paraId="0000009F" w14:textId="286A4863" w:rsidR="000945CE" w:rsidRDefault="00000000">
            <w:pPr>
              <w:spacing w:after="120"/>
              <w:ind w:left="360"/>
            </w:pPr>
            <w:sdt>
              <w:sdtPr>
                <w:tag w:val="goog_rdk_10"/>
                <w:id w:val="-906763543"/>
              </w:sdtPr>
              <w:sdtContent>
                <w:commentRangeStart w:id="23"/>
              </w:sdtContent>
            </w:sdt>
            <w:commentRangeEnd w:id="23"/>
            <w:r w:rsidR="007E2490">
              <w:commentReference w:id="23"/>
            </w:r>
            <w:r w:rsidR="007E2490">
              <w:t xml:space="preserve">Para comprender el proceso de fabricación de un producto mediante </w:t>
            </w:r>
            <w:r w:rsidR="00D41C43" w:rsidRPr="00D41C43">
              <w:rPr>
                <w:i/>
                <w:iCs/>
              </w:rPr>
              <w:t>softwar</w:t>
            </w:r>
            <w:r w:rsidR="007E2490">
              <w:t xml:space="preserve">e CAM, es necesario tener claros algunos conceptos y definiciones de términos que </w:t>
            </w:r>
            <w:r w:rsidR="00F40FDB">
              <w:t xml:space="preserve">se mencionan </w:t>
            </w:r>
            <w:r w:rsidR="007E2490">
              <w:t>en el desarrollo del componente.</w:t>
            </w:r>
            <w:r w:rsidR="007E2490">
              <w:rPr>
                <w:noProof/>
                <w:lang w:val="es-CO" w:eastAsia="es-CO"/>
              </w:rPr>
              <w:drawing>
                <wp:anchor distT="0" distB="0" distL="114300" distR="114300" simplePos="0" relativeHeight="251659264" behindDoc="0" locked="0" layoutInCell="1" hidden="0" allowOverlap="1" wp14:anchorId="6D5AFCE0" wp14:editId="56A4120A">
                  <wp:simplePos x="0" y="0"/>
                  <wp:positionH relativeFrom="column">
                    <wp:posOffset>238760</wp:posOffset>
                  </wp:positionH>
                  <wp:positionV relativeFrom="paragraph">
                    <wp:posOffset>3810</wp:posOffset>
                  </wp:positionV>
                  <wp:extent cx="1891665" cy="1000125"/>
                  <wp:effectExtent l="0" t="0" r="0" b="0"/>
                  <wp:wrapSquare wrapText="bothSides" distT="0" distB="0" distL="114300" distR="114300"/>
                  <wp:docPr id="7288" name="image56.jpg" descr="post softwares"/>
                  <wp:cNvGraphicFramePr/>
                  <a:graphic xmlns:a="http://schemas.openxmlformats.org/drawingml/2006/main">
                    <a:graphicData uri="http://schemas.openxmlformats.org/drawingml/2006/picture">
                      <pic:pic xmlns:pic="http://schemas.openxmlformats.org/drawingml/2006/picture">
                        <pic:nvPicPr>
                          <pic:cNvPr id="0" name="image56.jpg" descr="post softwares"/>
                          <pic:cNvPicPr preferRelativeResize="0"/>
                        </pic:nvPicPr>
                        <pic:blipFill>
                          <a:blip r:embed="rId21"/>
                          <a:srcRect/>
                          <a:stretch>
                            <a:fillRect/>
                          </a:stretch>
                        </pic:blipFill>
                        <pic:spPr>
                          <a:xfrm>
                            <a:off x="0" y="0"/>
                            <a:ext cx="1891665" cy="1000125"/>
                          </a:xfrm>
                          <a:prstGeom prst="rect">
                            <a:avLst/>
                          </a:prstGeom>
                          <a:ln/>
                        </pic:spPr>
                      </pic:pic>
                    </a:graphicData>
                  </a:graphic>
                </wp:anchor>
              </w:drawing>
            </w:r>
          </w:p>
        </w:tc>
      </w:tr>
    </w:tbl>
    <w:p w14:paraId="000000A0" w14:textId="77777777" w:rsidR="000945CE" w:rsidRDefault="000945CE"/>
    <w:tbl>
      <w:tblPr>
        <w:tblStyle w:val="aff8"/>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592"/>
        <w:gridCol w:w="5285"/>
      </w:tblGrid>
      <w:tr w:rsidR="000945CE" w14:paraId="467BE244" w14:textId="77777777">
        <w:trPr>
          <w:trHeight w:val="580"/>
        </w:trPr>
        <w:tc>
          <w:tcPr>
            <w:tcW w:w="1534" w:type="dxa"/>
            <w:shd w:val="clear" w:color="auto" w:fill="C9DAF8"/>
            <w:tcMar>
              <w:top w:w="100" w:type="dxa"/>
              <w:left w:w="100" w:type="dxa"/>
              <w:bottom w:w="100" w:type="dxa"/>
              <w:right w:w="100" w:type="dxa"/>
            </w:tcMar>
          </w:tcPr>
          <w:p w14:paraId="000000A1" w14:textId="77777777" w:rsidR="000945CE" w:rsidRDefault="007E2490">
            <w:pPr>
              <w:widowControl w:val="0"/>
              <w:spacing w:line="240" w:lineRule="auto"/>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0A2" w14:textId="77777777" w:rsidR="000945CE" w:rsidRDefault="007E2490">
            <w:pPr>
              <w:pStyle w:val="Ttulo"/>
              <w:widowControl w:val="0"/>
              <w:spacing w:line="240" w:lineRule="auto"/>
              <w:jc w:val="center"/>
              <w:rPr>
                <w:sz w:val="22"/>
                <w:szCs w:val="22"/>
              </w:rPr>
            </w:pPr>
            <w:bookmarkStart w:id="24" w:name="_heading=h.1fob9te" w:colFirst="0" w:colLast="0"/>
            <w:bookmarkEnd w:id="24"/>
            <w:r>
              <w:rPr>
                <w:sz w:val="22"/>
                <w:szCs w:val="22"/>
              </w:rPr>
              <w:t>Slider Presentación</w:t>
            </w:r>
          </w:p>
        </w:tc>
      </w:tr>
      <w:tr w:rsidR="000945CE" w14:paraId="19A42A17" w14:textId="77777777">
        <w:trPr>
          <w:trHeight w:val="420"/>
        </w:trPr>
        <w:tc>
          <w:tcPr>
            <w:tcW w:w="1534" w:type="dxa"/>
            <w:shd w:val="clear" w:color="auto" w:fill="auto"/>
            <w:tcMar>
              <w:top w:w="100" w:type="dxa"/>
              <w:left w:w="100" w:type="dxa"/>
              <w:bottom w:w="100" w:type="dxa"/>
              <w:right w:w="100" w:type="dxa"/>
            </w:tcMar>
          </w:tcPr>
          <w:p w14:paraId="000000A4" w14:textId="77777777" w:rsidR="000945CE" w:rsidRDefault="007E2490">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0A5" w14:textId="5AC60E70" w:rsidR="000945CE" w:rsidRPr="007400CA" w:rsidRDefault="00F40FDB">
            <w:pPr>
              <w:widowControl w:val="0"/>
              <w:spacing w:line="240" w:lineRule="auto"/>
            </w:pPr>
            <w:r w:rsidRPr="007400CA">
              <w:t>A continuación</w:t>
            </w:r>
            <w:r w:rsidR="00B12063" w:rsidRPr="00D41C43">
              <w:t>,</w:t>
            </w:r>
            <w:r w:rsidRPr="007400CA">
              <w:t xml:space="preserve"> se </w:t>
            </w:r>
            <w:r w:rsidR="00B12063" w:rsidRPr="007400CA">
              <w:t>explican</w:t>
            </w:r>
            <w:r w:rsidR="007400CA">
              <w:t xml:space="preserve"> los siguientes</w:t>
            </w:r>
            <w:r w:rsidR="007400CA" w:rsidRPr="007400CA">
              <w:t xml:space="preserve"> </w:t>
            </w:r>
            <w:r w:rsidR="007E2490" w:rsidRPr="007400CA">
              <w:t>conceptos</w:t>
            </w:r>
            <w:r w:rsidR="00535A21" w:rsidRPr="00D41C43">
              <w:t>: CAD, CAE, CAM y CNC</w:t>
            </w:r>
          </w:p>
        </w:tc>
      </w:tr>
      <w:tr w:rsidR="000945CE" w14:paraId="49EF7099" w14:textId="77777777">
        <w:trPr>
          <w:trHeight w:val="420"/>
        </w:trPr>
        <w:tc>
          <w:tcPr>
            <w:tcW w:w="8127" w:type="dxa"/>
            <w:gridSpan w:val="2"/>
            <w:shd w:val="clear" w:color="auto" w:fill="auto"/>
            <w:tcMar>
              <w:top w:w="100" w:type="dxa"/>
              <w:left w:w="100" w:type="dxa"/>
              <w:bottom w:w="100" w:type="dxa"/>
              <w:right w:w="100" w:type="dxa"/>
            </w:tcMar>
          </w:tcPr>
          <w:p w14:paraId="000000A7" w14:textId="77777777" w:rsidR="000945CE" w:rsidRDefault="000945CE">
            <w:pPr>
              <w:widowControl w:val="0"/>
              <w:spacing w:line="240" w:lineRule="auto"/>
              <w:rPr>
                <w:b/>
                <w:color w:val="666666"/>
              </w:rPr>
            </w:pPr>
          </w:p>
          <w:p w14:paraId="000000A8" w14:textId="7B24BA79" w:rsidR="000945CE" w:rsidRDefault="007E2490">
            <w:pPr>
              <w:rPr>
                <w:b/>
              </w:rPr>
            </w:pPr>
            <w:r>
              <w:rPr>
                <w:b/>
              </w:rPr>
              <w:t xml:space="preserve">CAD </w:t>
            </w:r>
          </w:p>
          <w:p w14:paraId="000000A9" w14:textId="1067BE08" w:rsidR="000945CE" w:rsidRDefault="007E2490">
            <w:r>
              <w:t xml:space="preserve">Del inglés </w:t>
            </w:r>
            <w:proofErr w:type="spellStart"/>
            <w:r>
              <w:rPr>
                <w:b/>
              </w:rPr>
              <w:t>Computer</w:t>
            </w:r>
            <w:proofErr w:type="spellEnd"/>
            <w:r>
              <w:rPr>
                <w:b/>
              </w:rPr>
              <w:t xml:space="preserve"> </w:t>
            </w:r>
            <w:proofErr w:type="spellStart"/>
            <w:r>
              <w:rPr>
                <w:b/>
              </w:rPr>
              <w:t>Aided</w:t>
            </w:r>
            <w:proofErr w:type="spellEnd"/>
            <w:r>
              <w:rPr>
                <w:b/>
              </w:rPr>
              <w:t xml:space="preserve"> </w:t>
            </w:r>
            <w:proofErr w:type="spellStart"/>
            <w:r>
              <w:rPr>
                <w:b/>
              </w:rPr>
              <w:t>Design</w:t>
            </w:r>
            <w:proofErr w:type="spellEnd"/>
            <w:r>
              <w:t xml:space="preserve"> (</w:t>
            </w:r>
            <w:r>
              <w:rPr>
                <w:b/>
              </w:rPr>
              <w:t>CAD</w:t>
            </w:r>
            <w:r>
              <w:t>), o diseño asistido por el computador</w:t>
            </w:r>
            <w:r w:rsidR="00B12063">
              <w:t xml:space="preserve">. </w:t>
            </w:r>
            <w:r>
              <w:t xml:space="preserve"> </w:t>
            </w:r>
            <w:r w:rsidR="00B12063">
              <w:t>C</w:t>
            </w:r>
            <w:r>
              <w:t xml:space="preserve">on este </w:t>
            </w:r>
            <w:r w:rsidR="00D41C43" w:rsidRPr="00D41C43">
              <w:rPr>
                <w:i/>
                <w:iCs/>
              </w:rPr>
              <w:t>softwar</w:t>
            </w:r>
            <w:r>
              <w:t xml:space="preserve">e </w:t>
            </w:r>
            <w:r w:rsidR="007400CA">
              <w:t xml:space="preserve">se pueden </w:t>
            </w:r>
            <w:r>
              <w:t>crear modelos sólidos a partir de un plano o figuras planas, para luego ser importado</w:t>
            </w:r>
            <w:r w:rsidR="007400CA">
              <w:t>s</w:t>
            </w:r>
            <w:r>
              <w:t xml:space="preserve"> en el CAM y planear su fabricación.</w:t>
            </w:r>
          </w:p>
          <w:p w14:paraId="000000AA" w14:textId="77777777" w:rsidR="000945CE" w:rsidRDefault="000945CE">
            <w:pPr>
              <w:widowControl w:val="0"/>
              <w:spacing w:line="240" w:lineRule="auto"/>
              <w:rPr>
                <w:color w:val="999999"/>
              </w:rPr>
            </w:pPr>
          </w:p>
        </w:tc>
        <w:tc>
          <w:tcPr>
            <w:tcW w:w="5285" w:type="dxa"/>
            <w:shd w:val="clear" w:color="auto" w:fill="auto"/>
            <w:tcMar>
              <w:top w:w="100" w:type="dxa"/>
              <w:left w:w="100" w:type="dxa"/>
              <w:bottom w:w="100" w:type="dxa"/>
              <w:right w:w="100" w:type="dxa"/>
            </w:tcMar>
          </w:tcPr>
          <w:p w14:paraId="000000AC" w14:textId="77777777" w:rsidR="000945CE" w:rsidRDefault="007E2490">
            <w:pPr>
              <w:widowControl w:val="0"/>
              <w:spacing w:line="240" w:lineRule="auto"/>
            </w:pPr>
            <w:r>
              <w:rPr>
                <w:b/>
                <w:noProof/>
                <w:lang w:val="es-CO" w:eastAsia="es-CO"/>
              </w:rPr>
              <w:drawing>
                <wp:inline distT="0" distB="0" distL="0" distR="0" wp14:anchorId="6F54DC6D" wp14:editId="259936CA">
                  <wp:extent cx="2911716" cy="1744450"/>
                  <wp:effectExtent l="0" t="0" r="0" b="0"/>
                  <wp:docPr id="7301" name="image65.jpg" descr="Diseño de diseño de ingeniería programa de software CAD 3D Modelo de motor industrial modelo de fábrica digital dimensional mecánica de fábrica ingeniero de computadoras pantalla de computadora. 3 quinquies de representación."/>
                  <wp:cNvGraphicFramePr/>
                  <a:graphic xmlns:a="http://schemas.openxmlformats.org/drawingml/2006/main">
                    <a:graphicData uri="http://schemas.openxmlformats.org/drawingml/2006/picture">
                      <pic:pic xmlns:pic="http://schemas.openxmlformats.org/drawingml/2006/picture">
                        <pic:nvPicPr>
                          <pic:cNvPr id="0" name="image65.jpg" descr="Diseño de diseño de ingeniería programa de software CAD 3D Modelo de motor industrial modelo de fábrica digital dimensional mecánica de fábrica ingeniero de computadoras pantalla de computadora. 3 quinquies de representación."/>
                          <pic:cNvPicPr preferRelativeResize="0"/>
                        </pic:nvPicPr>
                        <pic:blipFill>
                          <a:blip r:embed="rId22"/>
                          <a:srcRect/>
                          <a:stretch>
                            <a:fillRect/>
                          </a:stretch>
                        </pic:blipFill>
                        <pic:spPr>
                          <a:xfrm>
                            <a:off x="0" y="0"/>
                            <a:ext cx="2911716" cy="1744450"/>
                          </a:xfrm>
                          <a:prstGeom prst="rect">
                            <a:avLst/>
                          </a:prstGeom>
                          <a:ln/>
                        </pic:spPr>
                      </pic:pic>
                    </a:graphicData>
                  </a:graphic>
                </wp:inline>
              </w:drawing>
            </w:r>
          </w:p>
          <w:p w14:paraId="000000AD" w14:textId="77777777" w:rsidR="000945CE" w:rsidRDefault="007E2490">
            <w:pPr>
              <w:widowControl w:val="0"/>
              <w:spacing w:line="240" w:lineRule="auto"/>
            </w:pPr>
            <w:r>
              <w:rPr>
                <w:b/>
              </w:rPr>
              <w:t xml:space="preserve">Imagen: </w:t>
            </w:r>
            <w:r>
              <w:rPr>
                <w:color w:val="666666"/>
              </w:rPr>
              <w:t>835201_i3</w:t>
            </w:r>
          </w:p>
        </w:tc>
      </w:tr>
      <w:tr w:rsidR="000945CE" w14:paraId="01BF78EC" w14:textId="77777777">
        <w:trPr>
          <w:trHeight w:val="420"/>
        </w:trPr>
        <w:tc>
          <w:tcPr>
            <w:tcW w:w="8127" w:type="dxa"/>
            <w:gridSpan w:val="2"/>
            <w:shd w:val="clear" w:color="auto" w:fill="auto"/>
            <w:tcMar>
              <w:top w:w="100" w:type="dxa"/>
              <w:left w:w="100" w:type="dxa"/>
              <w:bottom w:w="100" w:type="dxa"/>
              <w:right w:w="100" w:type="dxa"/>
            </w:tcMar>
          </w:tcPr>
          <w:p w14:paraId="000000AE" w14:textId="18432582" w:rsidR="000945CE" w:rsidRDefault="007E2490">
            <w:pPr>
              <w:rPr>
                <w:b/>
              </w:rPr>
            </w:pPr>
            <w:r>
              <w:rPr>
                <w:b/>
              </w:rPr>
              <w:lastRenderedPageBreak/>
              <w:t>CAE</w:t>
            </w:r>
          </w:p>
          <w:p w14:paraId="000000AF" w14:textId="76F1F7FE" w:rsidR="000945CE" w:rsidRDefault="007E2490">
            <w:pPr>
              <w:widowControl w:val="0"/>
              <w:spacing w:line="240" w:lineRule="auto"/>
              <w:rPr>
                <w:color w:val="999999"/>
              </w:rPr>
            </w:pPr>
            <w:r>
              <w:t xml:space="preserve">Del inglés </w:t>
            </w:r>
            <w:proofErr w:type="spellStart"/>
            <w:r>
              <w:rPr>
                <w:b/>
              </w:rPr>
              <w:t>Computer</w:t>
            </w:r>
            <w:proofErr w:type="spellEnd"/>
            <w:r>
              <w:rPr>
                <w:b/>
              </w:rPr>
              <w:t xml:space="preserve"> </w:t>
            </w:r>
            <w:proofErr w:type="spellStart"/>
            <w:r>
              <w:rPr>
                <w:b/>
              </w:rPr>
              <w:t>Aided</w:t>
            </w:r>
            <w:proofErr w:type="spellEnd"/>
            <w:r>
              <w:rPr>
                <w:b/>
              </w:rPr>
              <w:t xml:space="preserve"> </w:t>
            </w:r>
            <w:proofErr w:type="spellStart"/>
            <w:r>
              <w:rPr>
                <w:b/>
              </w:rPr>
              <w:t>Engineering</w:t>
            </w:r>
            <w:proofErr w:type="spellEnd"/>
            <w:r>
              <w:rPr>
                <w:b/>
              </w:rPr>
              <w:t xml:space="preserve"> (CAE) </w:t>
            </w:r>
            <w:r>
              <w:t>o ingeniería asistida por computador</w:t>
            </w:r>
            <w:r w:rsidR="003461D0">
              <w:t>.</w:t>
            </w:r>
            <w:r w:rsidR="00606274">
              <w:t xml:space="preserve"> E</w:t>
            </w:r>
            <w:r>
              <w:t xml:space="preserve">s el </w:t>
            </w:r>
            <w:r w:rsidR="00D41C43" w:rsidRPr="00D41C43">
              <w:rPr>
                <w:i/>
                <w:iCs/>
              </w:rPr>
              <w:t>softwar</w:t>
            </w:r>
            <w:r>
              <w:t xml:space="preserve">e que permite a partir del diseño en CAD, realizar simulaciones para </w:t>
            </w:r>
            <w:r w:rsidR="00606274">
              <w:t>analiza</w:t>
            </w:r>
            <w:r w:rsidR="003461D0">
              <w:t>r</w:t>
            </w:r>
            <w:r w:rsidR="00606274">
              <w:t xml:space="preserve"> </w:t>
            </w:r>
            <w:r>
              <w:t>aspectos de un proyecto como el comportamiento de un material frente a diferentes condiciones, la funcionalidad de un nuevo producto</w:t>
            </w:r>
            <w:r w:rsidR="00606274">
              <w:t>,</w:t>
            </w:r>
            <w:r>
              <w:t xml:space="preserve"> etc</w:t>
            </w:r>
            <w:r w:rsidR="00606274">
              <w:t xml:space="preserve">. y </w:t>
            </w:r>
            <w:r>
              <w:t>así poder determinar su viabilidad o factibilidad.</w:t>
            </w:r>
          </w:p>
        </w:tc>
        <w:tc>
          <w:tcPr>
            <w:tcW w:w="5285" w:type="dxa"/>
            <w:shd w:val="clear" w:color="auto" w:fill="auto"/>
            <w:tcMar>
              <w:top w:w="100" w:type="dxa"/>
              <w:left w:w="100" w:type="dxa"/>
              <w:bottom w:w="100" w:type="dxa"/>
              <w:right w:w="100" w:type="dxa"/>
            </w:tcMar>
          </w:tcPr>
          <w:p w14:paraId="000000B1" w14:textId="77777777" w:rsidR="000945CE" w:rsidRDefault="007E2490">
            <w:pPr>
              <w:widowControl w:val="0"/>
              <w:spacing w:line="240" w:lineRule="auto"/>
            </w:pPr>
            <w:r>
              <w:rPr>
                <w:noProof/>
                <w:lang w:val="es-CO" w:eastAsia="es-CO"/>
              </w:rPr>
              <w:drawing>
                <wp:inline distT="0" distB="0" distL="0" distR="0" wp14:anchorId="01D79A29" wp14:editId="4741C1E7">
                  <wp:extent cx="2959710" cy="1766947"/>
                  <wp:effectExtent l="0" t="0" r="0" b="0"/>
                  <wp:docPr id="7302" name="image69.jpg" descr="Diseñador industrial tiene discusión de producto con ingeniero senior mientras trabaja en el programa CAD, diseñando un nuevo componente. Trabaja en Computadora Personal con Dos Monitores."/>
                  <wp:cNvGraphicFramePr/>
                  <a:graphic xmlns:a="http://schemas.openxmlformats.org/drawingml/2006/main">
                    <a:graphicData uri="http://schemas.openxmlformats.org/drawingml/2006/picture">
                      <pic:pic xmlns:pic="http://schemas.openxmlformats.org/drawingml/2006/picture">
                        <pic:nvPicPr>
                          <pic:cNvPr id="0" name="image69.jpg" descr="Diseñador industrial tiene discusión de producto con ingeniero senior mientras trabaja en el programa CAD, diseñando un nuevo componente. Trabaja en Computadora Personal con Dos Monitores."/>
                          <pic:cNvPicPr preferRelativeResize="0"/>
                        </pic:nvPicPr>
                        <pic:blipFill>
                          <a:blip r:embed="rId23"/>
                          <a:srcRect/>
                          <a:stretch>
                            <a:fillRect/>
                          </a:stretch>
                        </pic:blipFill>
                        <pic:spPr>
                          <a:xfrm>
                            <a:off x="0" y="0"/>
                            <a:ext cx="2959710" cy="1766947"/>
                          </a:xfrm>
                          <a:prstGeom prst="rect">
                            <a:avLst/>
                          </a:prstGeom>
                          <a:ln/>
                        </pic:spPr>
                      </pic:pic>
                    </a:graphicData>
                  </a:graphic>
                </wp:inline>
              </w:drawing>
            </w:r>
          </w:p>
          <w:p w14:paraId="000000B2" w14:textId="77777777" w:rsidR="000945CE" w:rsidRDefault="007E2490">
            <w:pPr>
              <w:widowControl w:val="0"/>
              <w:spacing w:line="240" w:lineRule="auto"/>
            </w:pPr>
            <w:r>
              <w:rPr>
                <w:b/>
              </w:rPr>
              <w:t xml:space="preserve">Imagen: </w:t>
            </w:r>
            <w:r>
              <w:rPr>
                <w:color w:val="666666"/>
              </w:rPr>
              <w:t>835201_i4</w:t>
            </w:r>
          </w:p>
        </w:tc>
      </w:tr>
      <w:tr w:rsidR="000945CE" w14:paraId="62348D8B" w14:textId="77777777">
        <w:trPr>
          <w:trHeight w:val="420"/>
        </w:trPr>
        <w:tc>
          <w:tcPr>
            <w:tcW w:w="8127" w:type="dxa"/>
            <w:gridSpan w:val="2"/>
            <w:shd w:val="clear" w:color="auto" w:fill="auto"/>
            <w:tcMar>
              <w:top w:w="100" w:type="dxa"/>
              <w:left w:w="100" w:type="dxa"/>
              <w:bottom w:w="100" w:type="dxa"/>
              <w:right w:w="100" w:type="dxa"/>
            </w:tcMar>
          </w:tcPr>
          <w:p w14:paraId="000000B3" w14:textId="22C6FD27" w:rsidR="000945CE" w:rsidRDefault="007E2490">
            <w:pPr>
              <w:spacing w:after="120"/>
            </w:pPr>
            <w:r>
              <w:rPr>
                <w:b/>
              </w:rPr>
              <w:t>CAM</w:t>
            </w:r>
            <w:r>
              <w:t xml:space="preserve"> </w:t>
            </w:r>
          </w:p>
          <w:p w14:paraId="000000B4" w14:textId="7135A66B" w:rsidR="000945CE" w:rsidRDefault="007E2490">
            <w:r>
              <w:t xml:space="preserve">Del inglés </w:t>
            </w:r>
            <w:proofErr w:type="spellStart"/>
            <w:r>
              <w:rPr>
                <w:b/>
              </w:rPr>
              <w:t>Computer</w:t>
            </w:r>
            <w:proofErr w:type="spellEnd"/>
            <w:r>
              <w:rPr>
                <w:b/>
              </w:rPr>
              <w:t xml:space="preserve"> </w:t>
            </w:r>
            <w:proofErr w:type="spellStart"/>
            <w:r>
              <w:rPr>
                <w:b/>
              </w:rPr>
              <w:t>Aided</w:t>
            </w:r>
            <w:proofErr w:type="spellEnd"/>
            <w:r>
              <w:rPr>
                <w:b/>
              </w:rPr>
              <w:t xml:space="preserve"> Manufacture </w:t>
            </w:r>
            <w:r>
              <w:t>(</w:t>
            </w:r>
            <w:r>
              <w:rPr>
                <w:b/>
              </w:rPr>
              <w:t>CAM</w:t>
            </w:r>
            <w:r>
              <w:t>) o fabricación asistida por computador</w:t>
            </w:r>
            <w:r w:rsidR="00582CA2">
              <w:t xml:space="preserve">. </w:t>
            </w:r>
            <w:r>
              <w:t xml:space="preserve"> </w:t>
            </w:r>
            <w:r w:rsidR="00582CA2">
              <w:t>C</w:t>
            </w:r>
            <w:r>
              <w:t>on esta ayuda digital se proyectan, se definen y se controlan las máquinas, las herramientas y trayectorias o recorridos necesarios para obtener la pieza o producto que ha sido modelada en CAD, es decir</w:t>
            </w:r>
            <w:r w:rsidR="00582CA2">
              <w:t xml:space="preserve">, </w:t>
            </w:r>
            <w:r>
              <w:rPr>
                <w:b/>
              </w:rPr>
              <w:t>las instrucciones que seguirá la máquina para fabricar un producto</w:t>
            </w:r>
            <w:r>
              <w:t>. Por ejemplo, en la</w:t>
            </w:r>
            <w:r w:rsidR="003461D0">
              <w:t xml:space="preserve"> </w:t>
            </w:r>
            <w:r w:rsidR="00582CA2">
              <w:t xml:space="preserve">siguiente </w:t>
            </w:r>
            <w:r>
              <w:t xml:space="preserve">imagen </w:t>
            </w:r>
            <w:r w:rsidR="00582CA2">
              <w:t>se pueden</w:t>
            </w:r>
            <w:r>
              <w:t xml:space="preserve"> observar las diferentes herramientas seleccionadas para el fresado de un producto y sus trayectorias.</w:t>
            </w:r>
          </w:p>
          <w:p w14:paraId="000000B5" w14:textId="77777777" w:rsidR="000945CE" w:rsidRDefault="000945CE">
            <w:pPr>
              <w:widowControl w:val="0"/>
              <w:spacing w:line="240" w:lineRule="auto"/>
              <w:rPr>
                <w:color w:val="999999"/>
              </w:rPr>
            </w:pPr>
          </w:p>
        </w:tc>
        <w:tc>
          <w:tcPr>
            <w:tcW w:w="5285" w:type="dxa"/>
            <w:shd w:val="clear" w:color="auto" w:fill="auto"/>
            <w:tcMar>
              <w:top w:w="100" w:type="dxa"/>
              <w:left w:w="100" w:type="dxa"/>
              <w:bottom w:w="100" w:type="dxa"/>
              <w:right w:w="100" w:type="dxa"/>
            </w:tcMar>
          </w:tcPr>
          <w:p w14:paraId="000000B7" w14:textId="77777777" w:rsidR="000945CE" w:rsidRDefault="00000000">
            <w:pPr>
              <w:pBdr>
                <w:top w:val="nil"/>
                <w:left w:val="nil"/>
                <w:bottom w:val="nil"/>
                <w:right w:val="nil"/>
                <w:between w:val="nil"/>
              </w:pBdr>
              <w:spacing w:line="240" w:lineRule="auto"/>
              <w:rPr>
                <w:color w:val="000000"/>
                <w:sz w:val="20"/>
                <w:szCs w:val="20"/>
              </w:rPr>
            </w:pPr>
            <w:sdt>
              <w:sdtPr>
                <w:tag w:val="goog_rdk_11"/>
                <w:id w:val="1394460367"/>
              </w:sdtPr>
              <w:sdtContent>
                <w:commentRangeStart w:id="25"/>
              </w:sdtContent>
            </w:sdt>
            <w:r w:rsidR="007E2490">
              <w:rPr>
                <w:b/>
                <w:noProof/>
                <w:color w:val="000000"/>
                <w:sz w:val="20"/>
                <w:szCs w:val="20"/>
                <w:lang w:val="es-CO" w:eastAsia="es-CO"/>
              </w:rPr>
              <w:drawing>
                <wp:inline distT="0" distB="0" distL="0" distR="0" wp14:anchorId="40B89ECD" wp14:editId="05B0EDD3">
                  <wp:extent cx="2752611" cy="2120639"/>
                  <wp:effectExtent l="0" t="0" r="0" b="0"/>
                  <wp:docPr id="7303" name="image70.jpg" descr="La herramienta CoroMill MH20 es ideal para el fresado de cavidades, mecanizado de esquinas, mecanizado recto y en rapa, mecanizado en rampa helicoidal, cajeado, fresado en escuadra, planeado con alto avance y fresado en plunge."/>
                  <wp:cNvGraphicFramePr/>
                  <a:graphic xmlns:a="http://schemas.openxmlformats.org/drawingml/2006/main">
                    <a:graphicData uri="http://schemas.openxmlformats.org/drawingml/2006/picture">
                      <pic:pic xmlns:pic="http://schemas.openxmlformats.org/drawingml/2006/picture">
                        <pic:nvPicPr>
                          <pic:cNvPr id="0" name="image70.jpg" descr="La herramienta CoroMill MH20 es ideal para el fresado de cavidades, mecanizado de esquinas, mecanizado recto y en rapa, mecanizado en rampa helicoidal, cajeado, fresado en escuadra, planeado con alto avance y fresado en plunge."/>
                          <pic:cNvPicPr preferRelativeResize="0"/>
                        </pic:nvPicPr>
                        <pic:blipFill>
                          <a:blip r:embed="rId24"/>
                          <a:srcRect/>
                          <a:stretch>
                            <a:fillRect/>
                          </a:stretch>
                        </pic:blipFill>
                        <pic:spPr>
                          <a:xfrm>
                            <a:off x="0" y="0"/>
                            <a:ext cx="2752611" cy="2120639"/>
                          </a:xfrm>
                          <a:prstGeom prst="rect">
                            <a:avLst/>
                          </a:prstGeom>
                          <a:ln/>
                        </pic:spPr>
                      </pic:pic>
                    </a:graphicData>
                  </a:graphic>
                </wp:inline>
              </w:drawing>
            </w:r>
            <w:commentRangeEnd w:id="25"/>
            <w:r w:rsidR="007E2490">
              <w:commentReference w:id="25"/>
            </w:r>
            <w:r w:rsidR="007E2490">
              <w:rPr>
                <w:b/>
                <w:color w:val="000000"/>
                <w:sz w:val="20"/>
                <w:szCs w:val="20"/>
              </w:rPr>
              <w:t xml:space="preserve">Imagen: </w:t>
            </w:r>
            <w:r w:rsidR="007E2490">
              <w:rPr>
                <w:color w:val="000000"/>
                <w:sz w:val="20"/>
                <w:szCs w:val="20"/>
              </w:rPr>
              <w:t>835201_i5</w:t>
            </w:r>
          </w:p>
          <w:p w14:paraId="000000B8" w14:textId="77777777" w:rsidR="000945CE" w:rsidRDefault="000945CE">
            <w:pPr>
              <w:widowControl w:val="0"/>
              <w:spacing w:line="240" w:lineRule="auto"/>
            </w:pPr>
          </w:p>
        </w:tc>
      </w:tr>
      <w:tr w:rsidR="000945CE" w14:paraId="15270A8E" w14:textId="77777777">
        <w:trPr>
          <w:trHeight w:val="420"/>
        </w:trPr>
        <w:tc>
          <w:tcPr>
            <w:tcW w:w="8127" w:type="dxa"/>
            <w:gridSpan w:val="2"/>
            <w:shd w:val="clear" w:color="auto" w:fill="auto"/>
            <w:tcMar>
              <w:top w:w="100" w:type="dxa"/>
              <w:left w:w="100" w:type="dxa"/>
              <w:bottom w:w="100" w:type="dxa"/>
              <w:right w:w="100" w:type="dxa"/>
            </w:tcMar>
          </w:tcPr>
          <w:p w14:paraId="000000B9" w14:textId="765A7DDD" w:rsidR="000945CE" w:rsidRDefault="007E2490">
            <w:pPr>
              <w:rPr>
                <w:b/>
              </w:rPr>
            </w:pPr>
            <w:r>
              <w:rPr>
                <w:b/>
              </w:rPr>
              <w:lastRenderedPageBreak/>
              <w:t>CNC</w:t>
            </w:r>
          </w:p>
          <w:p w14:paraId="000000BA" w14:textId="32C2F4E5" w:rsidR="000945CE" w:rsidRDefault="007E2490">
            <w:pPr>
              <w:widowControl w:val="0"/>
              <w:spacing w:line="240" w:lineRule="auto"/>
              <w:rPr>
                <w:color w:val="999999"/>
              </w:rPr>
            </w:pPr>
            <w:r>
              <w:t>Del inglés</w:t>
            </w:r>
            <w:r>
              <w:rPr>
                <w:b/>
              </w:rPr>
              <w:t xml:space="preserve"> </w:t>
            </w:r>
            <w:proofErr w:type="spellStart"/>
            <w:r>
              <w:rPr>
                <w:b/>
              </w:rPr>
              <w:t>Computer</w:t>
            </w:r>
            <w:proofErr w:type="spellEnd"/>
            <w:r>
              <w:rPr>
                <w:b/>
              </w:rPr>
              <w:t xml:space="preserve"> </w:t>
            </w:r>
            <w:proofErr w:type="spellStart"/>
            <w:r>
              <w:rPr>
                <w:b/>
              </w:rPr>
              <w:t>Numerical</w:t>
            </w:r>
            <w:proofErr w:type="spellEnd"/>
            <w:r>
              <w:rPr>
                <w:b/>
              </w:rPr>
              <w:t xml:space="preserve"> Control (CNC) </w:t>
            </w:r>
            <w:r>
              <w:t>o</w:t>
            </w:r>
            <w:r>
              <w:rPr>
                <w:b/>
              </w:rPr>
              <w:t xml:space="preserve"> </w:t>
            </w:r>
            <w:r>
              <w:t>control numérico computarizado</w:t>
            </w:r>
            <w:r w:rsidR="000817CD">
              <w:t>.</w:t>
            </w:r>
            <w:r>
              <w:t xml:space="preserve"> </w:t>
            </w:r>
            <w:r w:rsidR="000817CD">
              <w:t>S</w:t>
            </w:r>
            <w:r>
              <w:t>e refiere a las m</w:t>
            </w:r>
            <w:r w:rsidR="000817CD">
              <w:t>á</w:t>
            </w:r>
            <w:r>
              <w:t xml:space="preserve">quinas herramientas a las cuales se les puede programar el control de sus operaciones mediante un </w:t>
            </w:r>
            <w:r w:rsidR="00D41C43" w:rsidRPr="00D41C43">
              <w:rPr>
                <w:i/>
                <w:iCs/>
              </w:rPr>
              <w:t>softwar</w:t>
            </w:r>
            <w:r>
              <w:t>e CAM y que</w:t>
            </w:r>
            <w:r w:rsidR="00B01C21">
              <w:t>,</w:t>
            </w:r>
            <w:r>
              <w:t xml:space="preserve"> al correr el programa, esta las ejecuta de tal manera que se logra la pieza deseada.</w:t>
            </w:r>
          </w:p>
        </w:tc>
        <w:tc>
          <w:tcPr>
            <w:tcW w:w="5285" w:type="dxa"/>
            <w:shd w:val="clear" w:color="auto" w:fill="auto"/>
            <w:tcMar>
              <w:top w:w="100" w:type="dxa"/>
              <w:left w:w="100" w:type="dxa"/>
              <w:bottom w:w="100" w:type="dxa"/>
              <w:right w:w="100" w:type="dxa"/>
            </w:tcMar>
          </w:tcPr>
          <w:p w14:paraId="000000BC" w14:textId="77777777" w:rsidR="000945CE" w:rsidRDefault="007E2490">
            <w:pPr>
              <w:widowControl w:val="0"/>
              <w:spacing w:line="240" w:lineRule="auto"/>
            </w:pPr>
            <w:r>
              <w:rPr>
                <w:noProof/>
                <w:lang w:val="es-CO" w:eastAsia="es-CO"/>
              </w:rPr>
              <w:drawing>
                <wp:inline distT="0" distB="0" distL="0" distR="0" wp14:anchorId="6FA078D6" wp14:editId="7A48AAFE">
                  <wp:extent cx="3237764" cy="2267693"/>
                  <wp:effectExtent l="0" t="0" r="0" b="0"/>
                  <wp:docPr id="7304" name="image75.jpg" descr="Trabajador que ingresa datos en la máquina CNC en fábrica para poner en marcha la producción"/>
                  <wp:cNvGraphicFramePr/>
                  <a:graphic xmlns:a="http://schemas.openxmlformats.org/drawingml/2006/main">
                    <a:graphicData uri="http://schemas.openxmlformats.org/drawingml/2006/picture">
                      <pic:pic xmlns:pic="http://schemas.openxmlformats.org/drawingml/2006/picture">
                        <pic:nvPicPr>
                          <pic:cNvPr id="0" name="image75.jpg" descr="Trabajador que ingresa datos en la máquina CNC en fábrica para poner en marcha la producción"/>
                          <pic:cNvPicPr preferRelativeResize="0"/>
                        </pic:nvPicPr>
                        <pic:blipFill>
                          <a:blip r:embed="rId25"/>
                          <a:srcRect/>
                          <a:stretch>
                            <a:fillRect/>
                          </a:stretch>
                        </pic:blipFill>
                        <pic:spPr>
                          <a:xfrm>
                            <a:off x="0" y="0"/>
                            <a:ext cx="3237764" cy="2267693"/>
                          </a:xfrm>
                          <a:prstGeom prst="rect">
                            <a:avLst/>
                          </a:prstGeom>
                          <a:ln/>
                        </pic:spPr>
                      </pic:pic>
                    </a:graphicData>
                  </a:graphic>
                </wp:inline>
              </w:drawing>
            </w:r>
          </w:p>
          <w:p w14:paraId="000000BD" w14:textId="77777777" w:rsidR="000945CE" w:rsidRDefault="007E2490">
            <w:pPr>
              <w:widowControl w:val="0"/>
              <w:spacing w:line="240" w:lineRule="auto"/>
            </w:pPr>
            <w:r>
              <w:rPr>
                <w:b/>
              </w:rPr>
              <w:t xml:space="preserve">Imagen: </w:t>
            </w:r>
            <w:r>
              <w:rPr>
                <w:color w:val="666666"/>
              </w:rPr>
              <w:t>835201_i6</w:t>
            </w:r>
          </w:p>
        </w:tc>
      </w:tr>
    </w:tbl>
    <w:p w14:paraId="000000BE" w14:textId="77777777" w:rsidR="000945CE" w:rsidRDefault="000945CE"/>
    <w:p w14:paraId="000000BF" w14:textId="77777777" w:rsidR="000945CE" w:rsidRDefault="000945CE"/>
    <w:tbl>
      <w:tblPr>
        <w:tblStyle w:val="a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15CCA322" w14:textId="77777777">
        <w:trPr>
          <w:trHeight w:val="444"/>
        </w:trPr>
        <w:tc>
          <w:tcPr>
            <w:tcW w:w="13422" w:type="dxa"/>
            <w:shd w:val="clear" w:color="auto" w:fill="8DB3E2"/>
          </w:tcPr>
          <w:p w14:paraId="000000C0" w14:textId="77777777" w:rsidR="000945CE" w:rsidRDefault="007E2490">
            <w:pPr>
              <w:pStyle w:val="Ttulo1"/>
              <w:jc w:val="center"/>
              <w:outlineLvl w:val="0"/>
              <w:rPr>
                <w:sz w:val="22"/>
                <w:szCs w:val="22"/>
              </w:rPr>
            </w:pPr>
            <w:r>
              <w:rPr>
                <w:sz w:val="22"/>
                <w:szCs w:val="22"/>
              </w:rPr>
              <w:t>Cuadro de texto</w:t>
            </w:r>
          </w:p>
        </w:tc>
      </w:tr>
      <w:tr w:rsidR="000945CE" w14:paraId="02761DA7" w14:textId="77777777">
        <w:tc>
          <w:tcPr>
            <w:tcW w:w="13422" w:type="dxa"/>
          </w:tcPr>
          <w:p w14:paraId="6AF6182D" w14:textId="362E907D" w:rsidR="00860505" w:rsidRDefault="00000000">
            <w:pPr>
              <w:spacing w:after="120"/>
            </w:pPr>
            <w:sdt>
              <w:sdtPr>
                <w:tag w:val="goog_rdk_12"/>
                <w:id w:val="-852112049"/>
              </w:sdtPr>
              <w:sdtContent>
                <w:commentRangeStart w:id="26"/>
              </w:sdtContent>
            </w:sdt>
            <w:commentRangeEnd w:id="26"/>
            <w:r w:rsidR="007E2490">
              <w:commentReference w:id="26"/>
            </w:r>
            <w:r w:rsidR="00F902EF">
              <w:t xml:space="preserve">En una publicación sobre </w:t>
            </w:r>
            <w:r w:rsidR="00F902EF" w:rsidRPr="00D41C43">
              <w:rPr>
                <w:i/>
              </w:rPr>
              <w:t>fabricación asistida por ordenador (CAM)</w:t>
            </w:r>
            <w:r w:rsidR="00F902EF">
              <w:t xml:space="preserve">, publicada por Siemens (2022) se </w:t>
            </w:r>
            <w:r w:rsidR="003752D0">
              <w:t>afirma</w:t>
            </w:r>
            <w:r w:rsidR="00860505">
              <w:t xml:space="preserve"> que:</w:t>
            </w:r>
          </w:p>
          <w:p w14:paraId="000000C1" w14:textId="1A3CB4D1" w:rsidR="000945CE" w:rsidRDefault="00860505" w:rsidP="00DB1636">
            <w:pPr>
              <w:spacing w:after="120"/>
              <w:ind w:left="720"/>
            </w:pPr>
            <w:r w:rsidRPr="00860505">
              <w:t>Una definición más amplia de la CAM puede incluir</w:t>
            </w:r>
            <w:r w:rsidR="001F47A0">
              <w:t xml:space="preserve"> </w:t>
            </w:r>
            <w:r w:rsidR="007E2490">
              <w:t xml:space="preserve">el uso de las aplicaciones de ordenador para definir un plan de fabricación para el diseño de herramientas, el diseño asistido por ordenador (CAD), la preparación de modelos, la programación NC, la programación de inspección de máquinas de medición por coordenadas (CMM), la simulación de máquina-herramienta o el </w:t>
            </w:r>
            <w:proofErr w:type="spellStart"/>
            <w:r w:rsidR="007E2490">
              <w:lastRenderedPageBreak/>
              <w:t>postprocesamiento</w:t>
            </w:r>
            <w:proofErr w:type="spellEnd"/>
            <w:r w:rsidR="007E2490">
              <w:t>. A continuación, el plan se ejecuta en un entorno de producción, como el control numérico directo (DNC), la gestión de herramientas, el mecanizado CNC o la ejecución CMM.</w:t>
            </w:r>
            <w:r w:rsidR="00DB1636" w:rsidDel="00DB1636">
              <w:t xml:space="preserve"> </w:t>
            </w:r>
            <w:r w:rsidR="007E2490">
              <w:rPr>
                <w:noProof/>
                <w:lang w:val="es-CO" w:eastAsia="es-CO"/>
              </w:rPr>
              <w:drawing>
                <wp:anchor distT="0" distB="0" distL="114300" distR="114300" simplePos="0" relativeHeight="251660288" behindDoc="0" locked="0" layoutInCell="1" hidden="0" allowOverlap="1" wp14:anchorId="50D4B8D9" wp14:editId="0BC4504D">
                  <wp:simplePos x="0" y="0"/>
                  <wp:positionH relativeFrom="column">
                    <wp:posOffset>17</wp:posOffset>
                  </wp:positionH>
                  <wp:positionV relativeFrom="paragraph">
                    <wp:posOffset>157</wp:posOffset>
                  </wp:positionV>
                  <wp:extent cx="2731325" cy="1533125"/>
                  <wp:effectExtent l="0" t="0" r="0" b="0"/>
                  <wp:wrapSquare wrapText="bothSides" distT="0" distB="0" distL="114300" distR="114300"/>
                  <wp:docPr id="7265" name="image36.jpg" descr="En la fábrica: Ingeniera Mecánica diseña motor 3D en su computadora personal mientras que Ingeniero de Automatización Masculina Utiliza Portátil para Programar Brazo Robótico."/>
                  <wp:cNvGraphicFramePr/>
                  <a:graphic xmlns:a="http://schemas.openxmlformats.org/drawingml/2006/main">
                    <a:graphicData uri="http://schemas.openxmlformats.org/drawingml/2006/picture">
                      <pic:pic xmlns:pic="http://schemas.openxmlformats.org/drawingml/2006/picture">
                        <pic:nvPicPr>
                          <pic:cNvPr id="0" name="image36.jpg" descr="En la fábrica: Ingeniera Mecánica diseña motor 3D en su computadora personal mientras que Ingeniero de Automatización Masculina Utiliza Portátil para Programar Brazo Robótico."/>
                          <pic:cNvPicPr preferRelativeResize="0"/>
                        </pic:nvPicPr>
                        <pic:blipFill>
                          <a:blip r:embed="rId26"/>
                          <a:srcRect/>
                          <a:stretch>
                            <a:fillRect/>
                          </a:stretch>
                        </pic:blipFill>
                        <pic:spPr>
                          <a:xfrm>
                            <a:off x="0" y="0"/>
                            <a:ext cx="2731325" cy="1533125"/>
                          </a:xfrm>
                          <a:prstGeom prst="rect">
                            <a:avLst/>
                          </a:prstGeom>
                          <a:ln/>
                        </pic:spPr>
                      </pic:pic>
                    </a:graphicData>
                  </a:graphic>
                </wp:anchor>
              </w:drawing>
            </w:r>
          </w:p>
        </w:tc>
      </w:tr>
    </w:tbl>
    <w:p w14:paraId="000000C2" w14:textId="77777777" w:rsidR="000945CE" w:rsidRDefault="000945CE"/>
    <w:p w14:paraId="000000C3" w14:textId="772A5B6F" w:rsidR="000945CE" w:rsidRPr="00D41C43" w:rsidRDefault="007E2490">
      <w:pPr>
        <w:rPr>
          <w:i/>
        </w:rPr>
      </w:pPr>
      <w:r w:rsidRPr="00D41C43">
        <w:rPr>
          <w:i/>
        </w:rPr>
        <w:t xml:space="preserve">Tipos de </w:t>
      </w:r>
      <w:r w:rsidR="00D41C43" w:rsidRPr="00D41C43">
        <w:rPr>
          <w:i/>
          <w:iCs/>
        </w:rPr>
        <w:t>softwar</w:t>
      </w:r>
      <w:r w:rsidRPr="00D41C43">
        <w:rPr>
          <w:i/>
        </w:rPr>
        <w:t>e</w:t>
      </w:r>
    </w:p>
    <w:p w14:paraId="000000C4" w14:textId="77777777" w:rsidR="000945CE" w:rsidRDefault="000945CE"/>
    <w:tbl>
      <w:tblPr>
        <w:tblStyle w:val="affa"/>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085C483E" w14:textId="77777777">
        <w:trPr>
          <w:trHeight w:val="444"/>
        </w:trPr>
        <w:tc>
          <w:tcPr>
            <w:tcW w:w="13422" w:type="dxa"/>
            <w:shd w:val="clear" w:color="auto" w:fill="8DB3E2"/>
          </w:tcPr>
          <w:p w14:paraId="000000C5" w14:textId="77777777" w:rsidR="000945CE" w:rsidRDefault="007E2490">
            <w:pPr>
              <w:pStyle w:val="Ttulo1"/>
              <w:jc w:val="center"/>
              <w:outlineLvl w:val="0"/>
              <w:rPr>
                <w:sz w:val="22"/>
                <w:szCs w:val="22"/>
              </w:rPr>
            </w:pPr>
            <w:r>
              <w:rPr>
                <w:sz w:val="22"/>
                <w:szCs w:val="22"/>
              </w:rPr>
              <w:t>Cuadro de texto</w:t>
            </w:r>
          </w:p>
        </w:tc>
      </w:tr>
      <w:tr w:rsidR="000945CE" w14:paraId="574C2B52" w14:textId="77777777">
        <w:tc>
          <w:tcPr>
            <w:tcW w:w="13422" w:type="dxa"/>
          </w:tcPr>
          <w:p w14:paraId="000000C6" w14:textId="2F02968E" w:rsidR="000945CE" w:rsidRDefault="007E2490">
            <w:pPr>
              <w:spacing w:after="120"/>
            </w:pPr>
            <w:r>
              <w:t xml:space="preserve">Existe una gran variedad de </w:t>
            </w:r>
            <w:r w:rsidR="00D41C43" w:rsidRPr="00D41C43">
              <w:rPr>
                <w:i/>
                <w:iCs/>
              </w:rPr>
              <w:t>softwar</w:t>
            </w:r>
            <w:r>
              <w:t xml:space="preserve">e de soporte para la programación del </w:t>
            </w:r>
            <w:r>
              <w:rPr>
                <w:b/>
              </w:rPr>
              <w:t>mecanizado con fabricación asistida por computador CAM</w:t>
            </w:r>
            <w:r>
              <w:t xml:space="preserve">, que generalmente también incluye el módulo para la creación o edición de modelos mediante </w:t>
            </w:r>
            <w:r>
              <w:rPr>
                <w:b/>
              </w:rPr>
              <w:t>diseño asistido por computador CAD</w:t>
            </w:r>
            <w:r>
              <w:t xml:space="preserve">, o que se integra con estos y que se puede usar o es compatible con la gran variedad de máquinas herramientas controladas </w:t>
            </w:r>
            <w:r>
              <w:rPr>
                <w:b/>
              </w:rPr>
              <w:t>numéricamente por el computador</w:t>
            </w:r>
            <w:r>
              <w:t xml:space="preserve"> o </w:t>
            </w:r>
            <w:r>
              <w:rPr>
                <w:b/>
              </w:rPr>
              <w:t>CNC</w:t>
            </w:r>
            <w:r>
              <w:t xml:space="preserve"> que encontramos en la actualidad.</w:t>
            </w:r>
          </w:p>
        </w:tc>
      </w:tr>
    </w:tbl>
    <w:p w14:paraId="000000C7" w14:textId="77777777" w:rsidR="000945CE" w:rsidRDefault="000945CE"/>
    <w:tbl>
      <w:tblPr>
        <w:tblStyle w:val="a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0945CE" w14:paraId="2026CD7C" w14:textId="77777777">
        <w:trPr>
          <w:trHeight w:val="580"/>
        </w:trPr>
        <w:tc>
          <w:tcPr>
            <w:tcW w:w="1432" w:type="dxa"/>
            <w:shd w:val="clear" w:color="auto" w:fill="C9DAF8"/>
            <w:tcMar>
              <w:top w:w="100" w:type="dxa"/>
              <w:left w:w="100" w:type="dxa"/>
              <w:bottom w:w="100" w:type="dxa"/>
              <w:right w:w="100" w:type="dxa"/>
            </w:tcMar>
          </w:tcPr>
          <w:p w14:paraId="000000C8" w14:textId="77777777" w:rsidR="000945CE" w:rsidRDefault="007E2490">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0C9" w14:textId="77777777" w:rsidR="000945CE" w:rsidRDefault="007E2490">
            <w:pPr>
              <w:pStyle w:val="Ttulo"/>
              <w:jc w:val="center"/>
              <w:rPr>
                <w:sz w:val="22"/>
                <w:szCs w:val="22"/>
              </w:rPr>
            </w:pPr>
            <w:r>
              <w:rPr>
                <w:sz w:val="22"/>
                <w:szCs w:val="22"/>
              </w:rPr>
              <w:t>Cajón de texto de color</w:t>
            </w:r>
          </w:p>
        </w:tc>
      </w:tr>
      <w:tr w:rsidR="000945CE" w14:paraId="0BA5DD66" w14:textId="77777777">
        <w:trPr>
          <w:trHeight w:val="420"/>
        </w:trPr>
        <w:tc>
          <w:tcPr>
            <w:tcW w:w="13412" w:type="dxa"/>
            <w:gridSpan w:val="2"/>
            <w:shd w:val="clear" w:color="auto" w:fill="auto"/>
            <w:tcMar>
              <w:top w:w="100" w:type="dxa"/>
              <w:left w:w="100" w:type="dxa"/>
              <w:bottom w:w="100" w:type="dxa"/>
              <w:right w:w="100" w:type="dxa"/>
            </w:tcMar>
          </w:tcPr>
          <w:p w14:paraId="000000CA" w14:textId="3FB9921A" w:rsidR="000945CE" w:rsidRDefault="007E2490">
            <w:pPr>
              <w:spacing w:after="120" w:line="240" w:lineRule="auto"/>
            </w:pPr>
            <w:r>
              <w:t>Las máquinas herramientas con las que</w:t>
            </w:r>
            <w:r w:rsidR="00D0645D">
              <w:t xml:space="preserve"> se fabrica </w:t>
            </w:r>
            <w:r>
              <w:t xml:space="preserve">un modelo real deben ser de control numérico y compatibles con el </w:t>
            </w:r>
            <w:r w:rsidR="00D41C43" w:rsidRPr="00D41C43">
              <w:rPr>
                <w:i/>
                <w:iCs/>
              </w:rPr>
              <w:t>softwar</w:t>
            </w:r>
            <w:r>
              <w:t>e CAM, es decir, deben permitir recibir los archivos con las instrucciones o el programa generado en CAM</w:t>
            </w:r>
            <w:r w:rsidR="00D0645D">
              <w:t>.</w:t>
            </w:r>
            <w:r>
              <w:t xml:space="preserve"> </w:t>
            </w:r>
            <w:r w:rsidR="00D0645D">
              <w:t>P</w:t>
            </w:r>
            <w:r>
              <w:t xml:space="preserve">or ejemplo, si </w:t>
            </w:r>
            <w:r w:rsidR="00123DE2">
              <w:t xml:space="preserve">se tiene </w:t>
            </w:r>
            <w:r>
              <w:t xml:space="preserve">una máquina de corte con plasma, esta </w:t>
            </w:r>
            <w:r w:rsidR="00123DE2">
              <w:t>tiene que ser</w:t>
            </w:r>
            <w:r>
              <w:t xml:space="preserve"> compatible con el </w:t>
            </w:r>
            <w:r w:rsidR="00D41C43" w:rsidRPr="00D41C43">
              <w:rPr>
                <w:i/>
                <w:iCs/>
              </w:rPr>
              <w:t>softwar</w:t>
            </w:r>
            <w:r>
              <w:t>e CAM.</w:t>
            </w:r>
          </w:p>
        </w:tc>
      </w:tr>
    </w:tbl>
    <w:p w14:paraId="000000CC" w14:textId="77777777" w:rsidR="000945CE" w:rsidRDefault="000945CE"/>
    <w:tbl>
      <w:tblPr>
        <w:tblStyle w:val="a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843"/>
        <w:gridCol w:w="3035"/>
      </w:tblGrid>
      <w:tr w:rsidR="000945CE" w14:paraId="752B533D" w14:textId="77777777">
        <w:trPr>
          <w:trHeight w:val="580"/>
        </w:trPr>
        <w:tc>
          <w:tcPr>
            <w:tcW w:w="1534" w:type="dxa"/>
            <w:shd w:val="clear" w:color="auto" w:fill="C9DAF8"/>
            <w:tcMar>
              <w:top w:w="100" w:type="dxa"/>
              <w:left w:w="100" w:type="dxa"/>
              <w:bottom w:w="100" w:type="dxa"/>
              <w:right w:w="100" w:type="dxa"/>
            </w:tcMar>
          </w:tcPr>
          <w:p w14:paraId="000000CD" w14:textId="77777777" w:rsidR="000945CE" w:rsidRDefault="007E2490">
            <w:pPr>
              <w:widowControl w:val="0"/>
              <w:pBdr>
                <w:top w:val="nil"/>
                <w:left w:val="nil"/>
                <w:bottom w:val="nil"/>
                <w:right w:val="nil"/>
                <w:between w:val="nil"/>
              </w:pBdr>
              <w:spacing w:line="240" w:lineRule="auto"/>
              <w:rPr>
                <w:b/>
              </w:rPr>
            </w:pPr>
            <w:r>
              <w:rPr>
                <w:b/>
              </w:rPr>
              <w:lastRenderedPageBreak/>
              <w:t>Tipo de recurso</w:t>
            </w:r>
          </w:p>
        </w:tc>
        <w:tc>
          <w:tcPr>
            <w:tcW w:w="11878" w:type="dxa"/>
            <w:gridSpan w:val="2"/>
            <w:shd w:val="clear" w:color="auto" w:fill="C9DAF8"/>
            <w:tcMar>
              <w:top w:w="100" w:type="dxa"/>
              <w:left w:w="100" w:type="dxa"/>
              <w:bottom w:w="100" w:type="dxa"/>
              <w:right w:w="100" w:type="dxa"/>
            </w:tcMar>
          </w:tcPr>
          <w:p w14:paraId="000000CE" w14:textId="1C13C604" w:rsidR="000945CE" w:rsidRDefault="007E2490">
            <w:pPr>
              <w:pStyle w:val="Ttulo"/>
              <w:widowControl w:val="0"/>
              <w:spacing w:line="240" w:lineRule="auto"/>
              <w:jc w:val="center"/>
              <w:rPr>
                <w:sz w:val="22"/>
                <w:szCs w:val="22"/>
              </w:rPr>
            </w:pPr>
            <w:r>
              <w:rPr>
                <w:sz w:val="22"/>
                <w:szCs w:val="22"/>
              </w:rPr>
              <w:t xml:space="preserve">Tarjetas </w:t>
            </w:r>
            <w:r w:rsidR="007F2AA2">
              <w:rPr>
                <w:sz w:val="22"/>
                <w:szCs w:val="22"/>
              </w:rPr>
              <w:t>a</w:t>
            </w:r>
            <w:r>
              <w:rPr>
                <w:sz w:val="22"/>
                <w:szCs w:val="22"/>
              </w:rPr>
              <w:t>vatar</w:t>
            </w:r>
          </w:p>
        </w:tc>
      </w:tr>
      <w:tr w:rsidR="000945CE" w14:paraId="1A254C6A" w14:textId="77777777">
        <w:tc>
          <w:tcPr>
            <w:tcW w:w="1534" w:type="dxa"/>
            <w:shd w:val="clear" w:color="auto" w:fill="auto"/>
            <w:tcMar>
              <w:top w:w="100" w:type="dxa"/>
              <w:left w:w="100" w:type="dxa"/>
              <w:bottom w:w="100" w:type="dxa"/>
              <w:right w:w="100" w:type="dxa"/>
            </w:tcMar>
          </w:tcPr>
          <w:p w14:paraId="000000D0" w14:textId="77777777" w:rsidR="000945CE" w:rsidRDefault="007E2490">
            <w:pPr>
              <w:widowControl w:val="0"/>
              <w:pBdr>
                <w:top w:val="nil"/>
                <w:left w:val="nil"/>
                <w:bottom w:val="nil"/>
                <w:right w:val="nil"/>
                <w:between w:val="nil"/>
              </w:pBdr>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0D1" w14:textId="4D26CC22" w:rsidR="000945CE" w:rsidRDefault="007E2490">
            <w:pPr>
              <w:spacing w:after="120" w:line="240" w:lineRule="auto"/>
            </w:pPr>
            <w:r>
              <w:t xml:space="preserve">Algunas de las marcas que fabrican </w:t>
            </w:r>
            <w:r w:rsidR="00D41C43" w:rsidRPr="00D41C43">
              <w:rPr>
                <w:i/>
                <w:iCs/>
              </w:rPr>
              <w:t>softwar</w:t>
            </w:r>
            <w:r>
              <w:t>e CAM más importantes en el mercado son:</w:t>
            </w:r>
          </w:p>
        </w:tc>
      </w:tr>
      <w:tr w:rsidR="000945CE" w14:paraId="2C515812" w14:textId="77777777">
        <w:trPr>
          <w:trHeight w:val="420"/>
        </w:trPr>
        <w:tc>
          <w:tcPr>
            <w:tcW w:w="10377" w:type="dxa"/>
            <w:gridSpan w:val="2"/>
            <w:shd w:val="clear" w:color="auto" w:fill="auto"/>
            <w:tcMar>
              <w:top w:w="100" w:type="dxa"/>
              <w:left w:w="100" w:type="dxa"/>
              <w:bottom w:w="100" w:type="dxa"/>
              <w:right w:w="100" w:type="dxa"/>
            </w:tcMar>
          </w:tcPr>
          <w:p w14:paraId="000000D3" w14:textId="77777777" w:rsidR="000945CE" w:rsidRPr="00444C76" w:rsidRDefault="007E2490">
            <w:pPr>
              <w:spacing w:after="120" w:line="240" w:lineRule="auto"/>
              <w:rPr>
                <w:b/>
                <w:rPrChange w:id="27" w:author="USER" w:date="2022-10-07T16:25:00Z">
                  <w:rPr>
                    <w:b/>
                    <w:highlight w:val="yellow"/>
                  </w:rPr>
                </w:rPrChange>
              </w:rPr>
            </w:pPr>
            <w:proofErr w:type="spellStart"/>
            <w:r w:rsidRPr="00444C76">
              <w:rPr>
                <w:b/>
                <w:rPrChange w:id="28" w:author="USER" w:date="2022-10-07T16:25:00Z">
                  <w:rPr>
                    <w:b/>
                    <w:highlight w:val="yellow"/>
                  </w:rPr>
                </w:rPrChange>
              </w:rPr>
              <w:t>PowerMill</w:t>
            </w:r>
            <w:proofErr w:type="spellEnd"/>
            <w:r w:rsidRPr="00444C76">
              <w:rPr>
                <w:b/>
                <w:rPrChange w:id="29" w:author="USER" w:date="2022-10-07T16:25:00Z">
                  <w:rPr>
                    <w:b/>
                    <w:highlight w:val="yellow"/>
                  </w:rPr>
                </w:rPrChange>
              </w:rPr>
              <w:t xml:space="preserve"> </w:t>
            </w:r>
          </w:p>
          <w:p w14:paraId="26D09A36" w14:textId="712E8765" w:rsidR="00466899" w:rsidRPr="00444C76" w:rsidRDefault="00466899">
            <w:pPr>
              <w:spacing w:after="120" w:line="240" w:lineRule="auto"/>
              <w:rPr>
                <w:rPrChange w:id="30" w:author="USER" w:date="2022-10-07T16:25:00Z">
                  <w:rPr>
                    <w:highlight w:val="yellow"/>
                  </w:rPr>
                </w:rPrChange>
              </w:rPr>
            </w:pPr>
          </w:p>
          <w:p w14:paraId="0BA69CAD" w14:textId="4CA7BAD8" w:rsidR="00466899" w:rsidRPr="00444C76" w:rsidRDefault="00466899" w:rsidP="00466899">
            <w:pPr>
              <w:spacing w:after="120" w:line="240" w:lineRule="auto"/>
              <w:rPr>
                <w:rPrChange w:id="31" w:author="USER" w:date="2022-10-07T16:25:00Z">
                  <w:rPr>
                    <w:highlight w:val="yellow"/>
                  </w:rPr>
                </w:rPrChange>
              </w:rPr>
            </w:pPr>
            <w:r w:rsidRPr="00444C76">
              <w:rPr>
                <w:rPrChange w:id="32" w:author="USER" w:date="2022-10-07T16:25:00Z">
                  <w:rPr>
                    <w:highlight w:val="yellow"/>
                  </w:rPr>
                </w:rPrChange>
              </w:rPr>
              <w:t xml:space="preserve">Es un software para manufactura CAM especializado para la fabricación de formas complejas típicamente encontradas en la industria aeroespacial, automotriz, dispositivos médicos e industrias fabricantes de herramental. </w:t>
            </w:r>
            <w:proofErr w:type="spellStart"/>
            <w:r w:rsidRPr="00444C76">
              <w:rPr>
                <w:rPrChange w:id="33" w:author="USER" w:date="2022-10-07T16:25:00Z">
                  <w:rPr>
                    <w:highlight w:val="yellow"/>
                  </w:rPr>
                </w:rPrChange>
              </w:rPr>
              <w:t>PowerMill</w:t>
            </w:r>
            <w:proofErr w:type="spellEnd"/>
            <w:r w:rsidRPr="00444C76">
              <w:rPr>
                <w:rPrChange w:id="34" w:author="USER" w:date="2022-10-07T16:25:00Z">
                  <w:rPr>
                    <w:highlight w:val="yellow"/>
                  </w:rPr>
                </w:rPrChange>
              </w:rPr>
              <w:t xml:space="preserve"> fue creado por Delcam, después comprado por Autodesk</w:t>
            </w:r>
            <w:ins w:id="35" w:author="USER" w:date="2022-10-07T16:28:00Z">
              <w:r w:rsidR="00444C76">
                <w:t>.</w:t>
              </w:r>
            </w:ins>
            <w:del w:id="36" w:author="USER" w:date="2022-10-07T16:28:00Z">
              <w:r w:rsidR="00444C76" w:rsidRPr="00444C76" w:rsidDel="00444C76">
                <w:rPr>
                  <w:rPrChange w:id="37" w:author="USER" w:date="2022-10-07T16:25:00Z">
                    <w:rPr>
                      <w:highlight w:val="yellow"/>
                    </w:rPr>
                  </w:rPrChange>
                </w:rPr>
                <w:delText>,</w:delText>
              </w:r>
            </w:del>
          </w:p>
          <w:p w14:paraId="6B269D46" w14:textId="7D2CCCE0" w:rsidR="00466899" w:rsidRPr="00444C76" w:rsidRDefault="00466899" w:rsidP="00466899">
            <w:pPr>
              <w:spacing w:after="120" w:line="240" w:lineRule="auto"/>
              <w:rPr>
                <w:rPrChange w:id="38" w:author="USER" w:date="2022-10-07T16:25:00Z">
                  <w:rPr>
                    <w:highlight w:val="yellow"/>
                  </w:rPr>
                </w:rPrChange>
              </w:rPr>
            </w:pPr>
          </w:p>
          <w:p w14:paraId="000000D5" w14:textId="77777777" w:rsidR="000945CE" w:rsidRPr="00444C76" w:rsidRDefault="000945CE">
            <w:pPr>
              <w:widowControl w:val="0"/>
              <w:pBdr>
                <w:top w:val="nil"/>
                <w:left w:val="nil"/>
                <w:bottom w:val="nil"/>
                <w:right w:val="nil"/>
                <w:between w:val="nil"/>
              </w:pBdr>
              <w:spacing w:line="240" w:lineRule="auto"/>
              <w:rPr>
                <w:b/>
                <w:color w:val="999999"/>
                <w:rPrChange w:id="39" w:author="USER" w:date="2022-10-07T16:25:00Z">
                  <w:rPr>
                    <w:b/>
                    <w:color w:val="999999"/>
                    <w:highlight w:val="yellow"/>
                  </w:rPr>
                </w:rPrChange>
              </w:rPr>
            </w:pPr>
          </w:p>
        </w:tc>
        <w:tc>
          <w:tcPr>
            <w:tcW w:w="3035" w:type="dxa"/>
            <w:shd w:val="clear" w:color="auto" w:fill="auto"/>
            <w:tcMar>
              <w:top w:w="100" w:type="dxa"/>
              <w:left w:w="100" w:type="dxa"/>
              <w:bottom w:w="100" w:type="dxa"/>
              <w:right w:w="100" w:type="dxa"/>
            </w:tcMar>
          </w:tcPr>
          <w:p w14:paraId="000000D7" w14:textId="77777777" w:rsidR="000945CE" w:rsidRDefault="000945CE">
            <w:pPr>
              <w:widowControl w:val="0"/>
              <w:pBdr>
                <w:top w:val="nil"/>
                <w:left w:val="nil"/>
                <w:bottom w:val="nil"/>
                <w:right w:val="nil"/>
                <w:between w:val="nil"/>
              </w:pBdr>
              <w:spacing w:line="240" w:lineRule="auto"/>
              <w:rPr>
                <w:b/>
                <w:color w:val="999999"/>
              </w:rPr>
            </w:pPr>
          </w:p>
          <w:p w14:paraId="000000D8" w14:textId="77777777" w:rsidR="000945CE" w:rsidRDefault="00000000">
            <w:pPr>
              <w:widowControl w:val="0"/>
              <w:spacing w:line="240" w:lineRule="auto"/>
            </w:pPr>
            <w:sdt>
              <w:sdtPr>
                <w:tag w:val="goog_rdk_13"/>
                <w:id w:val="1206055423"/>
              </w:sdtPr>
              <w:sdtContent>
                <w:commentRangeStart w:id="40"/>
              </w:sdtContent>
            </w:sdt>
            <w:r w:rsidR="007E2490">
              <w:rPr>
                <w:noProof/>
                <w:lang w:val="es-CO" w:eastAsia="es-CO"/>
              </w:rPr>
              <w:drawing>
                <wp:inline distT="0" distB="0" distL="0" distR="0" wp14:anchorId="054949EE" wp14:editId="67A5EC87">
                  <wp:extent cx="1583805" cy="447145"/>
                  <wp:effectExtent l="0" t="0" r="0" b="0"/>
                  <wp:docPr id="7306" name="image73.png" descr="https://damassets.autodesk.net/content/dam/autodesk/www/products/responsive-imagery/compare-cards/2019/powermill-2019-lockup-610x66.png"/>
                  <wp:cNvGraphicFramePr/>
                  <a:graphic xmlns:a="http://schemas.openxmlformats.org/drawingml/2006/main">
                    <a:graphicData uri="http://schemas.openxmlformats.org/drawingml/2006/picture">
                      <pic:pic xmlns:pic="http://schemas.openxmlformats.org/drawingml/2006/picture">
                        <pic:nvPicPr>
                          <pic:cNvPr id="0" name="image73.png" descr="https://damassets.autodesk.net/content/dam/autodesk/www/products/responsive-imagery/compare-cards/2019/powermill-2019-lockup-610x66.png"/>
                          <pic:cNvPicPr preferRelativeResize="0"/>
                        </pic:nvPicPr>
                        <pic:blipFill>
                          <a:blip r:embed="rId27"/>
                          <a:srcRect r="61720"/>
                          <a:stretch>
                            <a:fillRect/>
                          </a:stretch>
                        </pic:blipFill>
                        <pic:spPr>
                          <a:xfrm>
                            <a:off x="0" y="0"/>
                            <a:ext cx="1583805" cy="447145"/>
                          </a:xfrm>
                          <a:prstGeom prst="rect">
                            <a:avLst/>
                          </a:prstGeom>
                          <a:ln/>
                        </pic:spPr>
                      </pic:pic>
                    </a:graphicData>
                  </a:graphic>
                </wp:inline>
              </w:drawing>
            </w:r>
            <w:commentRangeEnd w:id="40"/>
            <w:r w:rsidR="007E2490">
              <w:commentReference w:id="40"/>
            </w:r>
          </w:p>
          <w:p w14:paraId="000000D9" w14:textId="77777777" w:rsidR="000945CE" w:rsidRDefault="007E2490">
            <w:pPr>
              <w:widowControl w:val="0"/>
              <w:spacing w:line="240" w:lineRule="auto"/>
            </w:pPr>
            <w:r>
              <w:t>835201_i8</w:t>
            </w:r>
          </w:p>
        </w:tc>
      </w:tr>
      <w:tr w:rsidR="000945CE" w14:paraId="742FB75F" w14:textId="77777777">
        <w:trPr>
          <w:trHeight w:val="420"/>
        </w:trPr>
        <w:tc>
          <w:tcPr>
            <w:tcW w:w="10377" w:type="dxa"/>
            <w:gridSpan w:val="2"/>
            <w:shd w:val="clear" w:color="auto" w:fill="auto"/>
            <w:tcMar>
              <w:top w:w="100" w:type="dxa"/>
              <w:left w:w="100" w:type="dxa"/>
              <w:bottom w:w="100" w:type="dxa"/>
              <w:right w:w="100" w:type="dxa"/>
            </w:tcMar>
          </w:tcPr>
          <w:p w14:paraId="000000DA" w14:textId="77777777" w:rsidR="000945CE" w:rsidRPr="00444C76" w:rsidRDefault="007E2490">
            <w:pPr>
              <w:spacing w:after="120" w:line="240" w:lineRule="auto"/>
              <w:rPr>
                <w:b/>
                <w:rPrChange w:id="41" w:author="USER" w:date="2022-10-07T16:25:00Z">
                  <w:rPr>
                    <w:b/>
                    <w:highlight w:val="yellow"/>
                  </w:rPr>
                </w:rPrChange>
              </w:rPr>
            </w:pPr>
            <w:proofErr w:type="spellStart"/>
            <w:r w:rsidRPr="00444C76">
              <w:rPr>
                <w:b/>
                <w:rPrChange w:id="42" w:author="USER" w:date="2022-10-07T16:25:00Z">
                  <w:rPr>
                    <w:b/>
                    <w:highlight w:val="yellow"/>
                  </w:rPr>
                </w:rPrChange>
              </w:rPr>
              <w:t>RhinoCAM</w:t>
            </w:r>
            <w:proofErr w:type="spellEnd"/>
            <w:r w:rsidRPr="00444C76">
              <w:rPr>
                <w:b/>
                <w:rPrChange w:id="43" w:author="USER" w:date="2022-10-07T16:25:00Z">
                  <w:rPr>
                    <w:b/>
                    <w:highlight w:val="yellow"/>
                  </w:rPr>
                </w:rPrChange>
              </w:rPr>
              <w:t xml:space="preserve"> </w:t>
            </w:r>
          </w:p>
          <w:p w14:paraId="7CEA3CB0" w14:textId="5C243BDF" w:rsidR="00466899" w:rsidRPr="00444C76" w:rsidRDefault="00466899" w:rsidP="00444C76">
            <w:pPr>
              <w:spacing w:after="120" w:line="240" w:lineRule="auto"/>
              <w:rPr>
                <w:rPrChange w:id="44" w:author="USER" w:date="2022-10-07T16:25:00Z">
                  <w:rPr>
                    <w:highlight w:val="yellow"/>
                  </w:rPr>
                </w:rPrChange>
              </w:rPr>
            </w:pPr>
            <w:r w:rsidRPr="00444C76">
              <w:rPr>
                <w:rPrChange w:id="45" w:author="USER" w:date="2022-10-07T16:25:00Z">
                  <w:rPr>
                    <w:highlight w:val="yellow"/>
                  </w:rPr>
                </w:rPrChange>
              </w:rPr>
              <w:t>Es un programa CAM ideal para manufactura de productos, prototipos, moldes, herramentales, y maquinado en general. Adecuado para usuarios con exigencias de manufactura complejas en productos irregulares dentro de Rhinoceros.</w:t>
            </w:r>
            <w:r w:rsidR="00444C76" w:rsidRPr="00444C76">
              <w:rPr>
                <w:rPrChange w:id="46" w:author="USER" w:date="2022-10-07T16:25:00Z">
                  <w:rPr>
                    <w:highlight w:val="yellow"/>
                  </w:rPr>
                </w:rPrChange>
              </w:rPr>
              <w:t xml:space="preserve"> </w:t>
            </w:r>
          </w:p>
          <w:p w14:paraId="000000DB" w14:textId="24A40C80" w:rsidR="00466899" w:rsidRPr="00444C76" w:rsidRDefault="00466899" w:rsidP="00466899">
            <w:pPr>
              <w:spacing w:after="120" w:line="240" w:lineRule="auto"/>
              <w:rPr>
                <w:rPrChange w:id="47" w:author="USER" w:date="2022-10-07T16:25:00Z">
                  <w:rPr>
                    <w:highlight w:val="yellow"/>
                  </w:rPr>
                </w:rPrChange>
              </w:rPr>
            </w:pPr>
          </w:p>
        </w:tc>
        <w:tc>
          <w:tcPr>
            <w:tcW w:w="3035" w:type="dxa"/>
            <w:shd w:val="clear" w:color="auto" w:fill="auto"/>
            <w:tcMar>
              <w:top w:w="100" w:type="dxa"/>
              <w:left w:w="100" w:type="dxa"/>
              <w:bottom w:w="100" w:type="dxa"/>
              <w:right w:w="100" w:type="dxa"/>
            </w:tcMar>
          </w:tcPr>
          <w:p w14:paraId="000000DD" w14:textId="77777777" w:rsidR="000945CE" w:rsidRDefault="00000000">
            <w:pPr>
              <w:widowControl w:val="0"/>
              <w:spacing w:line="240" w:lineRule="auto"/>
            </w:pPr>
            <w:sdt>
              <w:sdtPr>
                <w:tag w:val="goog_rdk_14"/>
                <w:id w:val="-1890027611"/>
              </w:sdtPr>
              <w:sdtContent>
                <w:commentRangeStart w:id="48"/>
              </w:sdtContent>
            </w:sdt>
            <w:r w:rsidR="007E2490">
              <w:rPr>
                <w:noProof/>
                <w:lang w:val="es-CO" w:eastAsia="es-CO"/>
              </w:rPr>
              <w:drawing>
                <wp:inline distT="0" distB="0" distL="0" distR="0" wp14:anchorId="636FD24E" wp14:editId="53E3DD51">
                  <wp:extent cx="1751057" cy="458053"/>
                  <wp:effectExtent l="0" t="0" r="0" b="0"/>
                  <wp:docPr id="7307" name="image74.png" descr="RhinoCAM - Rhino 3D CAM Plugin for CNC"/>
                  <wp:cNvGraphicFramePr/>
                  <a:graphic xmlns:a="http://schemas.openxmlformats.org/drawingml/2006/main">
                    <a:graphicData uri="http://schemas.openxmlformats.org/drawingml/2006/picture">
                      <pic:pic xmlns:pic="http://schemas.openxmlformats.org/drawingml/2006/picture">
                        <pic:nvPicPr>
                          <pic:cNvPr id="0" name="image74.png" descr="RhinoCAM - Rhino 3D CAM Plugin for CNC"/>
                          <pic:cNvPicPr preferRelativeResize="0"/>
                        </pic:nvPicPr>
                        <pic:blipFill>
                          <a:blip r:embed="rId28"/>
                          <a:srcRect/>
                          <a:stretch>
                            <a:fillRect/>
                          </a:stretch>
                        </pic:blipFill>
                        <pic:spPr>
                          <a:xfrm>
                            <a:off x="0" y="0"/>
                            <a:ext cx="1751057" cy="458053"/>
                          </a:xfrm>
                          <a:prstGeom prst="rect">
                            <a:avLst/>
                          </a:prstGeom>
                          <a:ln/>
                        </pic:spPr>
                      </pic:pic>
                    </a:graphicData>
                  </a:graphic>
                </wp:inline>
              </w:drawing>
            </w:r>
            <w:commentRangeEnd w:id="48"/>
            <w:r w:rsidR="007E2490">
              <w:commentReference w:id="48"/>
            </w:r>
            <w:r w:rsidR="007E2490">
              <w:t>835201_i9</w:t>
            </w:r>
          </w:p>
        </w:tc>
      </w:tr>
      <w:tr w:rsidR="000945CE" w14:paraId="4E313A70" w14:textId="77777777">
        <w:trPr>
          <w:trHeight w:val="420"/>
        </w:trPr>
        <w:tc>
          <w:tcPr>
            <w:tcW w:w="10377" w:type="dxa"/>
            <w:gridSpan w:val="2"/>
            <w:shd w:val="clear" w:color="auto" w:fill="auto"/>
            <w:tcMar>
              <w:top w:w="100" w:type="dxa"/>
              <w:left w:w="100" w:type="dxa"/>
              <w:bottom w:w="100" w:type="dxa"/>
              <w:right w:w="100" w:type="dxa"/>
            </w:tcMar>
          </w:tcPr>
          <w:p w14:paraId="000000DE" w14:textId="77777777" w:rsidR="000945CE" w:rsidRPr="00444C76" w:rsidRDefault="007E2490">
            <w:pPr>
              <w:widowControl w:val="0"/>
              <w:spacing w:line="240" w:lineRule="auto"/>
              <w:rPr>
                <w:b/>
                <w:rPrChange w:id="49" w:author="USER" w:date="2022-10-07T16:25:00Z">
                  <w:rPr>
                    <w:b/>
                    <w:highlight w:val="yellow"/>
                  </w:rPr>
                </w:rPrChange>
              </w:rPr>
            </w:pPr>
            <w:proofErr w:type="spellStart"/>
            <w:r w:rsidRPr="00444C76">
              <w:rPr>
                <w:b/>
                <w:rPrChange w:id="50" w:author="USER" w:date="2022-10-07T16:25:00Z">
                  <w:rPr>
                    <w:b/>
                    <w:highlight w:val="yellow"/>
                  </w:rPr>
                </w:rPrChange>
              </w:rPr>
              <w:t>Solidcam</w:t>
            </w:r>
            <w:proofErr w:type="spellEnd"/>
            <w:r w:rsidRPr="00444C76">
              <w:rPr>
                <w:b/>
                <w:rPrChange w:id="51" w:author="USER" w:date="2022-10-07T16:25:00Z">
                  <w:rPr>
                    <w:b/>
                    <w:highlight w:val="yellow"/>
                  </w:rPr>
                </w:rPrChange>
              </w:rPr>
              <w:t xml:space="preserve"> </w:t>
            </w:r>
          </w:p>
          <w:p w14:paraId="6BC76175" w14:textId="2CFC74EC" w:rsidR="00466899" w:rsidRPr="00444C76" w:rsidRDefault="00466899">
            <w:pPr>
              <w:widowControl w:val="0"/>
              <w:spacing w:line="240" w:lineRule="auto"/>
              <w:rPr>
                <w:rPrChange w:id="52" w:author="USER" w:date="2022-10-07T16:25:00Z">
                  <w:rPr>
                    <w:highlight w:val="yellow"/>
                  </w:rPr>
                </w:rPrChange>
              </w:rPr>
            </w:pPr>
          </w:p>
          <w:p w14:paraId="2199143D" w14:textId="77777777" w:rsidR="00466899" w:rsidRPr="00444C76" w:rsidRDefault="00466899" w:rsidP="00466899">
            <w:pPr>
              <w:widowControl w:val="0"/>
              <w:spacing w:line="240" w:lineRule="auto"/>
              <w:rPr>
                <w:rPrChange w:id="53" w:author="USER" w:date="2022-10-07T16:25:00Z">
                  <w:rPr>
                    <w:highlight w:val="yellow"/>
                  </w:rPr>
                </w:rPrChange>
              </w:rPr>
            </w:pPr>
            <w:r w:rsidRPr="00444C76">
              <w:rPr>
                <w:rPrChange w:id="54" w:author="USER" w:date="2022-10-07T16:25:00Z">
                  <w:rPr>
                    <w:highlight w:val="yellow"/>
                  </w:rPr>
                </w:rPrChange>
              </w:rPr>
              <w:t xml:space="preserve">Es un software para manufactura CAM 3D que está integrado sobre SolidWorks y Autodesk Inventor. Con operaciones de corte, fresado y torno para ser ejecutadas en centros de maquinado CNC usando la tecnología </w:t>
            </w:r>
            <w:proofErr w:type="spellStart"/>
            <w:r w:rsidRPr="00444C76">
              <w:rPr>
                <w:rPrChange w:id="55" w:author="USER" w:date="2022-10-07T16:25:00Z">
                  <w:rPr>
                    <w:highlight w:val="yellow"/>
                  </w:rPr>
                </w:rPrChange>
              </w:rPr>
              <w:t>iMachining</w:t>
            </w:r>
            <w:proofErr w:type="spellEnd"/>
            <w:r w:rsidRPr="00444C76">
              <w:rPr>
                <w:rPrChange w:id="56" w:author="USER" w:date="2022-10-07T16:25:00Z">
                  <w:rPr>
                    <w:highlight w:val="yellow"/>
                  </w:rPr>
                </w:rPrChange>
              </w:rPr>
              <w:t>, una de sus ventajas es que el sistema explota toda la inteligencia de manejo de sólidos paramétricos 3D.</w:t>
            </w:r>
          </w:p>
          <w:p w14:paraId="6C1E429F" w14:textId="6179219C" w:rsidR="00466899" w:rsidRPr="00444C76" w:rsidRDefault="00466899" w:rsidP="00466899">
            <w:pPr>
              <w:widowControl w:val="0"/>
              <w:spacing w:line="240" w:lineRule="auto"/>
              <w:rPr>
                <w:rPrChange w:id="57" w:author="USER" w:date="2022-10-07T16:25:00Z">
                  <w:rPr>
                    <w:highlight w:val="yellow"/>
                  </w:rPr>
                </w:rPrChange>
              </w:rPr>
            </w:pPr>
          </w:p>
          <w:p w14:paraId="000000DF" w14:textId="5507ABBF" w:rsidR="00466899" w:rsidRPr="00444C76" w:rsidRDefault="00466899">
            <w:pPr>
              <w:widowControl w:val="0"/>
              <w:spacing w:line="240" w:lineRule="auto"/>
              <w:rPr>
                <w:b/>
                <w:rPrChange w:id="58" w:author="USER" w:date="2022-10-07T16:25:00Z">
                  <w:rPr>
                    <w:b/>
                    <w:highlight w:val="yellow"/>
                  </w:rPr>
                </w:rPrChange>
              </w:rPr>
            </w:pPr>
          </w:p>
        </w:tc>
        <w:tc>
          <w:tcPr>
            <w:tcW w:w="3035" w:type="dxa"/>
            <w:shd w:val="clear" w:color="auto" w:fill="auto"/>
            <w:tcMar>
              <w:top w:w="100" w:type="dxa"/>
              <w:left w:w="100" w:type="dxa"/>
              <w:bottom w:w="100" w:type="dxa"/>
              <w:right w:w="100" w:type="dxa"/>
            </w:tcMar>
          </w:tcPr>
          <w:p w14:paraId="000000E1" w14:textId="77777777" w:rsidR="000945CE" w:rsidRDefault="00000000">
            <w:pPr>
              <w:widowControl w:val="0"/>
              <w:spacing w:line="240" w:lineRule="auto"/>
            </w:pPr>
            <w:sdt>
              <w:sdtPr>
                <w:tag w:val="goog_rdk_15"/>
                <w:id w:val="-885721890"/>
              </w:sdtPr>
              <w:sdtContent>
                <w:commentRangeStart w:id="59"/>
              </w:sdtContent>
            </w:sdt>
            <w:r w:rsidR="007E2490">
              <w:rPr>
                <w:noProof/>
                <w:lang w:val="es-CO" w:eastAsia="es-CO"/>
              </w:rPr>
              <w:drawing>
                <wp:inline distT="0" distB="0" distL="0" distR="0" wp14:anchorId="67AE443D" wp14:editId="237CD3DE">
                  <wp:extent cx="1853796" cy="441543"/>
                  <wp:effectExtent l="0" t="0" r="0" b="0"/>
                  <wp:docPr id="7308" name="image76.png" descr="SolidCAM Logo Vector - (.SVG + .PNG) - GetLogo.Net"/>
                  <wp:cNvGraphicFramePr/>
                  <a:graphic xmlns:a="http://schemas.openxmlformats.org/drawingml/2006/main">
                    <a:graphicData uri="http://schemas.openxmlformats.org/drawingml/2006/picture">
                      <pic:pic xmlns:pic="http://schemas.openxmlformats.org/drawingml/2006/picture">
                        <pic:nvPicPr>
                          <pic:cNvPr id="0" name="image76.png" descr="SolidCAM Logo Vector - (.SVG + .PNG) - GetLogo.Net"/>
                          <pic:cNvPicPr preferRelativeResize="0"/>
                        </pic:nvPicPr>
                        <pic:blipFill>
                          <a:blip r:embed="rId29"/>
                          <a:srcRect t="27016" b="30128"/>
                          <a:stretch>
                            <a:fillRect/>
                          </a:stretch>
                        </pic:blipFill>
                        <pic:spPr>
                          <a:xfrm>
                            <a:off x="0" y="0"/>
                            <a:ext cx="1853796" cy="441543"/>
                          </a:xfrm>
                          <a:prstGeom prst="rect">
                            <a:avLst/>
                          </a:prstGeom>
                          <a:ln/>
                        </pic:spPr>
                      </pic:pic>
                    </a:graphicData>
                  </a:graphic>
                </wp:inline>
              </w:drawing>
            </w:r>
            <w:commentRangeEnd w:id="59"/>
            <w:r w:rsidR="007E2490">
              <w:commentReference w:id="59"/>
            </w:r>
          </w:p>
          <w:p w14:paraId="000000E2" w14:textId="77777777" w:rsidR="000945CE" w:rsidRDefault="007E2490">
            <w:pPr>
              <w:widowControl w:val="0"/>
              <w:spacing w:line="240" w:lineRule="auto"/>
            </w:pPr>
            <w:r>
              <w:t>835201_i10</w:t>
            </w:r>
          </w:p>
        </w:tc>
      </w:tr>
      <w:tr w:rsidR="000945CE" w14:paraId="2B4D61ED" w14:textId="77777777">
        <w:trPr>
          <w:trHeight w:val="420"/>
        </w:trPr>
        <w:tc>
          <w:tcPr>
            <w:tcW w:w="10377" w:type="dxa"/>
            <w:gridSpan w:val="2"/>
            <w:shd w:val="clear" w:color="auto" w:fill="auto"/>
            <w:tcMar>
              <w:top w:w="100" w:type="dxa"/>
              <w:left w:w="100" w:type="dxa"/>
              <w:bottom w:w="100" w:type="dxa"/>
              <w:right w:w="100" w:type="dxa"/>
            </w:tcMar>
          </w:tcPr>
          <w:p w14:paraId="000000E3" w14:textId="77777777" w:rsidR="000945CE" w:rsidRPr="00444C76" w:rsidRDefault="007E2490">
            <w:pPr>
              <w:spacing w:after="120" w:line="240" w:lineRule="auto"/>
              <w:rPr>
                <w:b/>
                <w:rPrChange w:id="60" w:author="USER" w:date="2022-10-07T16:25:00Z">
                  <w:rPr>
                    <w:b/>
                    <w:highlight w:val="yellow"/>
                  </w:rPr>
                </w:rPrChange>
              </w:rPr>
            </w:pPr>
            <w:proofErr w:type="spellStart"/>
            <w:r w:rsidRPr="00444C76">
              <w:rPr>
                <w:b/>
                <w:rPrChange w:id="61" w:author="USER" w:date="2022-10-07T16:25:00Z">
                  <w:rPr>
                    <w:b/>
                    <w:highlight w:val="yellow"/>
                  </w:rPr>
                </w:rPrChange>
              </w:rPr>
              <w:lastRenderedPageBreak/>
              <w:t>BobCAD</w:t>
            </w:r>
            <w:proofErr w:type="spellEnd"/>
            <w:r w:rsidRPr="00444C76">
              <w:rPr>
                <w:b/>
                <w:rPrChange w:id="62" w:author="USER" w:date="2022-10-07T16:25:00Z">
                  <w:rPr>
                    <w:b/>
                    <w:highlight w:val="yellow"/>
                  </w:rPr>
                </w:rPrChange>
              </w:rPr>
              <w:t xml:space="preserve">-CAM V29 5 Ejes </w:t>
            </w:r>
          </w:p>
          <w:p w14:paraId="3C876F0F" w14:textId="0D1455D8" w:rsidR="00466899" w:rsidRDefault="00466899" w:rsidP="00466899">
            <w:pPr>
              <w:spacing w:after="120" w:line="240" w:lineRule="auto"/>
            </w:pPr>
            <w:r w:rsidRPr="00444C76">
              <w:rPr>
                <w:rPrChange w:id="63" w:author="USER" w:date="2022-10-07T16:25:00Z">
                  <w:rPr>
                    <w:highlight w:val="yellow"/>
                  </w:rPr>
                </w:rPrChange>
              </w:rPr>
              <w:t xml:space="preserve">Es un sistema para la programación de centros de mecanizado de 5 Ejes. </w:t>
            </w:r>
            <w:proofErr w:type="spellStart"/>
            <w:r w:rsidRPr="00444C76">
              <w:rPr>
                <w:rPrChange w:id="64" w:author="USER" w:date="2022-10-07T16:25:00Z">
                  <w:rPr>
                    <w:highlight w:val="yellow"/>
                  </w:rPr>
                </w:rPrChange>
              </w:rPr>
              <w:t>BobCAD</w:t>
            </w:r>
            <w:proofErr w:type="spellEnd"/>
            <w:r w:rsidRPr="00444C76">
              <w:rPr>
                <w:rPrChange w:id="65" w:author="USER" w:date="2022-10-07T16:25:00Z">
                  <w:rPr>
                    <w:highlight w:val="yellow"/>
                  </w:rPr>
                </w:rPrChange>
              </w:rPr>
              <w:t xml:space="preserve"> permite la importación de archivos generados en SolidWorks, AutoCAD, Inventor, </w:t>
            </w:r>
            <w:proofErr w:type="spellStart"/>
            <w:r w:rsidRPr="00444C76">
              <w:rPr>
                <w:rPrChange w:id="66" w:author="USER" w:date="2022-10-07T16:25:00Z">
                  <w:rPr>
                    <w:highlight w:val="yellow"/>
                  </w:rPr>
                </w:rPrChange>
              </w:rPr>
              <w:t>Rhino</w:t>
            </w:r>
            <w:proofErr w:type="spellEnd"/>
            <w:r w:rsidRPr="00444C76">
              <w:rPr>
                <w:rPrChange w:id="67" w:author="USER" w:date="2022-10-07T16:25:00Z">
                  <w:rPr>
                    <w:highlight w:val="yellow"/>
                  </w:rPr>
                </w:rPrChange>
              </w:rPr>
              <w:t xml:space="preserve">, Catia, NX y muchos más, para ser mecanizado dentro de </w:t>
            </w:r>
            <w:proofErr w:type="spellStart"/>
            <w:r w:rsidRPr="00444C76">
              <w:rPr>
                <w:rPrChange w:id="68" w:author="USER" w:date="2022-10-07T16:25:00Z">
                  <w:rPr>
                    <w:highlight w:val="yellow"/>
                  </w:rPr>
                </w:rPrChange>
              </w:rPr>
              <w:t>BobCAD</w:t>
            </w:r>
            <w:proofErr w:type="spellEnd"/>
            <w:r w:rsidRPr="00444C76">
              <w:rPr>
                <w:rPrChange w:id="69" w:author="USER" w:date="2022-10-07T16:25:00Z">
                  <w:rPr>
                    <w:highlight w:val="yellow"/>
                  </w:rPr>
                </w:rPrChange>
              </w:rPr>
              <w:t>-</w:t>
            </w:r>
            <w:r w:rsidRPr="00444C76">
              <w:t>CAM</w:t>
            </w:r>
            <w:ins w:id="70" w:author="USER" w:date="2022-10-07T16:29:00Z">
              <w:r w:rsidR="00444C76">
                <w:t>.</w:t>
              </w:r>
            </w:ins>
            <w:del w:id="71" w:author="USER" w:date="2022-10-07T16:29:00Z">
              <w:r w:rsidR="00444C76" w:rsidRPr="00444C76" w:rsidDel="00444C76">
                <w:delText>,</w:delText>
              </w:r>
            </w:del>
            <w:r w:rsidR="00444C76" w:rsidRPr="00444C76">
              <w:t xml:space="preserve"> Crespo, (</w:t>
            </w:r>
            <w:r w:rsidRPr="00444C76">
              <w:t>2016)</w:t>
            </w:r>
            <w:r w:rsidR="00444C76" w:rsidRPr="00444C76">
              <w:t xml:space="preserve">. </w:t>
            </w:r>
          </w:p>
          <w:p w14:paraId="4C0B8F33" w14:textId="728167C6" w:rsidR="00444C76" w:rsidRDefault="00444C76" w:rsidP="00466899">
            <w:pPr>
              <w:spacing w:after="120" w:line="240" w:lineRule="auto"/>
            </w:pPr>
          </w:p>
          <w:p w14:paraId="000000E4" w14:textId="2ACE7DE2" w:rsidR="00444C76" w:rsidRPr="00444C76" w:rsidRDefault="00444C76" w:rsidP="00466899">
            <w:pPr>
              <w:spacing w:after="120" w:line="240" w:lineRule="auto"/>
              <w:rPr>
                <w:rPrChange w:id="72" w:author="USER" w:date="2022-10-07T16:25:00Z">
                  <w:rPr>
                    <w:highlight w:val="yellow"/>
                  </w:rPr>
                </w:rPrChange>
              </w:rPr>
            </w:pPr>
            <w:r>
              <w:t xml:space="preserve">Texto tomado de: </w:t>
            </w:r>
            <w:r w:rsidRPr="00444C76">
              <w:t xml:space="preserve">3DCadPortal (2022). </w:t>
            </w:r>
            <w:proofErr w:type="spellStart"/>
            <w:r w:rsidRPr="00444C76">
              <w:t>Rhinocam</w:t>
            </w:r>
            <w:proofErr w:type="spellEnd"/>
            <w:r w:rsidRPr="00444C76">
              <w:t xml:space="preserve">. </w:t>
            </w:r>
            <w:hyperlink r:id="rId30" w:history="1">
              <w:r w:rsidRPr="00444C76">
                <w:rPr>
                  <w:rStyle w:val="Hipervnculo"/>
                </w:rPr>
                <w:t>https://www.3dcadportal.com/rhinocam.html</w:t>
              </w:r>
            </w:hyperlink>
          </w:p>
        </w:tc>
        <w:tc>
          <w:tcPr>
            <w:tcW w:w="3035" w:type="dxa"/>
            <w:shd w:val="clear" w:color="auto" w:fill="auto"/>
            <w:tcMar>
              <w:top w:w="100" w:type="dxa"/>
              <w:left w:w="100" w:type="dxa"/>
              <w:bottom w:w="100" w:type="dxa"/>
              <w:right w:w="100" w:type="dxa"/>
            </w:tcMar>
          </w:tcPr>
          <w:p w14:paraId="000000E6" w14:textId="77777777" w:rsidR="000945CE" w:rsidRDefault="00000000">
            <w:pPr>
              <w:widowControl w:val="0"/>
              <w:spacing w:line="240" w:lineRule="auto"/>
            </w:pPr>
            <w:sdt>
              <w:sdtPr>
                <w:tag w:val="goog_rdk_16"/>
                <w:id w:val="-1556694554"/>
              </w:sdtPr>
              <w:sdtContent>
                <w:commentRangeStart w:id="73"/>
              </w:sdtContent>
            </w:sdt>
            <w:r w:rsidR="007E2490">
              <w:rPr>
                <w:noProof/>
                <w:lang w:val="es-CO" w:eastAsia="es-CO"/>
              </w:rPr>
              <w:drawing>
                <wp:inline distT="0" distB="0" distL="0" distR="0" wp14:anchorId="06D8C138" wp14:editId="44794574">
                  <wp:extent cx="699133" cy="699133"/>
                  <wp:effectExtent l="0" t="0" r="0" b="0"/>
                  <wp:docPr id="7309" name="image77.jpg" descr="BobCAD CAM - Crunchbase Company Profile &amp; Funding"/>
                  <wp:cNvGraphicFramePr/>
                  <a:graphic xmlns:a="http://schemas.openxmlformats.org/drawingml/2006/main">
                    <a:graphicData uri="http://schemas.openxmlformats.org/drawingml/2006/picture">
                      <pic:pic xmlns:pic="http://schemas.openxmlformats.org/drawingml/2006/picture">
                        <pic:nvPicPr>
                          <pic:cNvPr id="0" name="image77.jpg" descr="BobCAD CAM - Crunchbase Company Profile &amp; Funding"/>
                          <pic:cNvPicPr preferRelativeResize="0"/>
                        </pic:nvPicPr>
                        <pic:blipFill>
                          <a:blip r:embed="rId31"/>
                          <a:srcRect/>
                          <a:stretch>
                            <a:fillRect/>
                          </a:stretch>
                        </pic:blipFill>
                        <pic:spPr>
                          <a:xfrm>
                            <a:off x="0" y="0"/>
                            <a:ext cx="699133" cy="699133"/>
                          </a:xfrm>
                          <a:prstGeom prst="rect">
                            <a:avLst/>
                          </a:prstGeom>
                          <a:ln/>
                        </pic:spPr>
                      </pic:pic>
                    </a:graphicData>
                  </a:graphic>
                </wp:inline>
              </w:drawing>
            </w:r>
            <w:commentRangeEnd w:id="73"/>
            <w:r w:rsidR="007E2490">
              <w:commentReference w:id="73"/>
            </w:r>
            <w:r w:rsidR="007E2490">
              <w:t>835201_i11</w:t>
            </w:r>
          </w:p>
        </w:tc>
      </w:tr>
    </w:tbl>
    <w:p w14:paraId="000000E7" w14:textId="77777777" w:rsidR="000945CE" w:rsidRDefault="000945CE"/>
    <w:p w14:paraId="000000E8" w14:textId="77777777" w:rsidR="000945CE" w:rsidRPr="00D41C43" w:rsidRDefault="007E2490">
      <w:pPr>
        <w:spacing w:after="120" w:line="240" w:lineRule="auto"/>
      </w:pPr>
      <w:r w:rsidRPr="00D41C43">
        <w:t>1.2 Archivos digitales CAM</w:t>
      </w:r>
    </w:p>
    <w:p w14:paraId="000000E9" w14:textId="77777777" w:rsidR="000945CE" w:rsidRDefault="000945CE"/>
    <w:tbl>
      <w:tblPr>
        <w:tblStyle w:val="a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52B283C8" w14:textId="77777777">
        <w:trPr>
          <w:trHeight w:val="444"/>
        </w:trPr>
        <w:tc>
          <w:tcPr>
            <w:tcW w:w="13422" w:type="dxa"/>
            <w:shd w:val="clear" w:color="auto" w:fill="8DB3E2"/>
          </w:tcPr>
          <w:p w14:paraId="000000EA" w14:textId="77777777" w:rsidR="000945CE" w:rsidRDefault="007E2490">
            <w:pPr>
              <w:pStyle w:val="Ttulo1"/>
              <w:jc w:val="center"/>
              <w:outlineLvl w:val="0"/>
              <w:rPr>
                <w:sz w:val="22"/>
                <w:szCs w:val="22"/>
              </w:rPr>
            </w:pPr>
            <w:r>
              <w:rPr>
                <w:sz w:val="22"/>
                <w:szCs w:val="22"/>
              </w:rPr>
              <w:t>Cuadro de texto</w:t>
            </w:r>
          </w:p>
        </w:tc>
      </w:tr>
      <w:tr w:rsidR="000945CE" w14:paraId="5657679D" w14:textId="77777777">
        <w:tc>
          <w:tcPr>
            <w:tcW w:w="13422" w:type="dxa"/>
          </w:tcPr>
          <w:p w14:paraId="0682934E" w14:textId="446E11E9" w:rsidR="005C7A7D" w:rsidRDefault="00000000">
            <w:pPr>
              <w:pBdr>
                <w:top w:val="nil"/>
                <w:left w:val="nil"/>
                <w:bottom w:val="nil"/>
                <w:right w:val="nil"/>
                <w:between w:val="nil"/>
              </w:pBdr>
              <w:spacing w:line="276" w:lineRule="auto"/>
              <w:rPr>
                <w:color w:val="000000"/>
              </w:rPr>
            </w:pPr>
            <w:sdt>
              <w:sdtPr>
                <w:tag w:val="goog_rdk_17"/>
                <w:id w:val="1257020682"/>
              </w:sdtPr>
              <w:sdtContent>
                <w:commentRangeStart w:id="74"/>
              </w:sdtContent>
            </w:sdt>
            <w:commentRangeEnd w:id="74"/>
            <w:r w:rsidR="007E2490">
              <w:commentReference w:id="74"/>
            </w:r>
            <w:r w:rsidR="005C7A7D">
              <w:rPr>
                <w:color w:val="000000"/>
              </w:rPr>
              <w:t>Frente al interrogante sobre ¿</w:t>
            </w:r>
            <w:r w:rsidR="005C7A7D" w:rsidRPr="005C7A7D">
              <w:rPr>
                <w:color w:val="000000"/>
              </w:rPr>
              <w:t>Qué es un archivo CAM?</w:t>
            </w:r>
            <w:r w:rsidR="005C7A7D">
              <w:rPr>
                <w:color w:val="000000"/>
              </w:rPr>
              <w:t xml:space="preserve">, la Empresa </w:t>
            </w:r>
            <w:proofErr w:type="spellStart"/>
            <w:r w:rsidR="005C7A7D">
              <w:rPr>
                <w:color w:val="000000"/>
              </w:rPr>
              <w:t>FilExt</w:t>
            </w:r>
            <w:proofErr w:type="spellEnd"/>
            <w:r w:rsidR="005C7A7D">
              <w:rPr>
                <w:color w:val="000000"/>
              </w:rPr>
              <w:t xml:space="preserve"> (2022) sostiene que:</w:t>
            </w:r>
          </w:p>
          <w:p w14:paraId="000000EB" w14:textId="16B6AF6C" w:rsidR="000945CE" w:rsidRDefault="007E2490" w:rsidP="00DB1636">
            <w:pPr>
              <w:pBdr>
                <w:top w:val="nil"/>
                <w:left w:val="nil"/>
                <w:bottom w:val="nil"/>
                <w:right w:val="nil"/>
                <w:between w:val="nil"/>
              </w:pBdr>
              <w:spacing w:line="276" w:lineRule="auto"/>
              <w:ind w:left="720"/>
              <w:rPr>
                <w:color w:val="000000"/>
              </w:rPr>
            </w:pPr>
            <w:r>
              <w:rPr>
                <w:color w:val="000000"/>
              </w:rPr>
              <w:t xml:space="preserve">Los archivos CAM pertenecen principalmente a Eagle de Autodesk. La extensión de nombre de archivo CAM está asociada a los archivos creados con </w:t>
            </w:r>
            <w:proofErr w:type="spellStart"/>
            <w:r>
              <w:rPr>
                <w:color w:val="000000"/>
              </w:rPr>
              <w:t>Drawing</w:t>
            </w:r>
            <w:proofErr w:type="spellEnd"/>
            <w:r>
              <w:rPr>
                <w:color w:val="000000"/>
              </w:rPr>
              <w:t xml:space="preserve"> Editor y guardados en formato </w:t>
            </w:r>
            <w:proofErr w:type="spellStart"/>
            <w:r>
              <w:rPr>
                <w:color w:val="000000"/>
              </w:rPr>
              <w:t>FastCAM</w:t>
            </w:r>
            <w:proofErr w:type="spellEnd"/>
            <w:r>
              <w:rPr>
                <w:color w:val="000000"/>
              </w:rPr>
              <w:t xml:space="preserve">. El contenido de estos archivos CAM puede incluir el grosor, el material, la trayectoria y la cantidad de un objeto. La extensión de nombre de archivo CAM también está asociada a los diseños de placas de circuitos impresos (PCB) guardados en formato de gráficos vectoriales Gerber. </w:t>
            </w:r>
            <w:r>
              <w:rPr>
                <w:noProof/>
                <w:lang w:val="es-CO" w:eastAsia="es-CO"/>
              </w:rPr>
              <w:drawing>
                <wp:anchor distT="0" distB="0" distL="114300" distR="114300" simplePos="0" relativeHeight="251661312" behindDoc="0" locked="0" layoutInCell="1" hidden="0" allowOverlap="1" wp14:anchorId="7B6A513F" wp14:editId="38BBE37C">
                  <wp:simplePos x="0" y="0"/>
                  <wp:positionH relativeFrom="column">
                    <wp:posOffset>75826</wp:posOffset>
                  </wp:positionH>
                  <wp:positionV relativeFrom="paragraph">
                    <wp:posOffset>567029</wp:posOffset>
                  </wp:positionV>
                  <wp:extent cx="3487420" cy="1504315"/>
                  <wp:effectExtent l="0" t="0" r="0" b="0"/>
                  <wp:wrapSquare wrapText="bothSides" distT="0" distB="0" distL="114300" distR="114300"/>
                  <wp:docPr id="7235" name="image17.jpg" descr="CAM Concepto de automatización de la tecnología industrial con ayuda de computadoras. 3.ª ilustración"/>
                  <wp:cNvGraphicFramePr/>
                  <a:graphic xmlns:a="http://schemas.openxmlformats.org/drawingml/2006/main">
                    <a:graphicData uri="http://schemas.openxmlformats.org/drawingml/2006/picture">
                      <pic:pic xmlns:pic="http://schemas.openxmlformats.org/drawingml/2006/picture">
                        <pic:nvPicPr>
                          <pic:cNvPr id="0" name="image17.jpg" descr="CAM Concepto de automatización de la tecnología industrial con ayuda de computadoras. 3.ª ilustración"/>
                          <pic:cNvPicPr preferRelativeResize="0"/>
                        </pic:nvPicPr>
                        <pic:blipFill>
                          <a:blip r:embed="rId32"/>
                          <a:srcRect/>
                          <a:stretch>
                            <a:fillRect/>
                          </a:stretch>
                        </pic:blipFill>
                        <pic:spPr>
                          <a:xfrm>
                            <a:off x="0" y="0"/>
                            <a:ext cx="3487420" cy="1504315"/>
                          </a:xfrm>
                          <a:prstGeom prst="rect">
                            <a:avLst/>
                          </a:prstGeom>
                          <a:ln/>
                        </pic:spPr>
                      </pic:pic>
                    </a:graphicData>
                  </a:graphic>
                </wp:anchor>
              </w:drawing>
            </w:r>
          </w:p>
          <w:p w14:paraId="000000EC" w14:textId="77777777" w:rsidR="000945CE" w:rsidRDefault="000945CE">
            <w:pPr>
              <w:pBdr>
                <w:top w:val="nil"/>
                <w:left w:val="nil"/>
                <w:bottom w:val="nil"/>
                <w:right w:val="nil"/>
                <w:between w:val="nil"/>
              </w:pBdr>
              <w:spacing w:after="120" w:line="276" w:lineRule="auto"/>
              <w:rPr>
                <w:color w:val="000000"/>
              </w:rPr>
            </w:pPr>
          </w:p>
          <w:p w14:paraId="000000ED" w14:textId="3DDDED09" w:rsidR="000945CE" w:rsidRDefault="007E2490">
            <w:pPr>
              <w:spacing w:after="120"/>
            </w:pPr>
            <w:r>
              <w:t xml:space="preserve">Cuando </w:t>
            </w:r>
            <w:r w:rsidR="001D3514">
              <w:t xml:space="preserve">se trabaja </w:t>
            </w:r>
            <w:r>
              <w:t xml:space="preserve">con un </w:t>
            </w:r>
            <w:r w:rsidR="00D41C43" w:rsidRPr="00D41C43">
              <w:rPr>
                <w:i/>
                <w:iCs/>
              </w:rPr>
              <w:t>softwar</w:t>
            </w:r>
            <w:r>
              <w:t xml:space="preserve">e de fabricación asistida por computador CAM </w:t>
            </w:r>
            <w:r w:rsidR="000F19D9">
              <w:t xml:space="preserve">se puede </w:t>
            </w:r>
            <w:r>
              <w:t>encontrar una gran cantidad de archivos digitales que, para favorecer el proceso o la gestión del ciclo de vida de un producto, deben ser compatibles entre ellos, especialmente para identificar, abrir y editarlos durante las diferentes fases de trabajo.</w:t>
            </w:r>
          </w:p>
        </w:tc>
      </w:tr>
    </w:tbl>
    <w:p w14:paraId="000000EE" w14:textId="77777777" w:rsidR="000945CE" w:rsidRDefault="000945CE"/>
    <w:tbl>
      <w:tblPr>
        <w:tblStyle w:val="affe"/>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497"/>
        <w:gridCol w:w="3380"/>
      </w:tblGrid>
      <w:tr w:rsidR="000945CE" w14:paraId="722EE340" w14:textId="77777777">
        <w:trPr>
          <w:trHeight w:val="580"/>
        </w:trPr>
        <w:tc>
          <w:tcPr>
            <w:tcW w:w="1534" w:type="dxa"/>
            <w:shd w:val="clear" w:color="auto" w:fill="C9DAF8"/>
            <w:tcMar>
              <w:top w:w="100" w:type="dxa"/>
              <w:left w:w="100" w:type="dxa"/>
              <w:bottom w:w="100" w:type="dxa"/>
              <w:right w:w="100" w:type="dxa"/>
            </w:tcMar>
          </w:tcPr>
          <w:p w14:paraId="000000EF" w14:textId="77777777" w:rsidR="000945CE" w:rsidRDefault="007E2490">
            <w:pPr>
              <w:widowControl w:val="0"/>
              <w:spacing w:line="240" w:lineRule="auto"/>
              <w:jc w:val="center"/>
              <w:rPr>
                <w:b/>
              </w:rPr>
            </w:pPr>
            <w:r>
              <w:rPr>
                <w:b/>
              </w:rPr>
              <w:lastRenderedPageBreak/>
              <w:t>Tipo de recurso</w:t>
            </w:r>
          </w:p>
        </w:tc>
        <w:tc>
          <w:tcPr>
            <w:tcW w:w="11878" w:type="dxa"/>
            <w:gridSpan w:val="2"/>
            <w:shd w:val="clear" w:color="auto" w:fill="C9DAF8"/>
            <w:tcMar>
              <w:top w:w="100" w:type="dxa"/>
              <w:left w:w="100" w:type="dxa"/>
              <w:bottom w:w="100" w:type="dxa"/>
              <w:right w:w="100" w:type="dxa"/>
            </w:tcMar>
          </w:tcPr>
          <w:p w14:paraId="000000F0" w14:textId="77777777" w:rsidR="000945CE" w:rsidRDefault="007E2490">
            <w:pPr>
              <w:pStyle w:val="Ttulo"/>
              <w:widowControl w:val="0"/>
              <w:spacing w:line="240" w:lineRule="auto"/>
              <w:jc w:val="center"/>
              <w:rPr>
                <w:sz w:val="22"/>
                <w:szCs w:val="22"/>
              </w:rPr>
            </w:pPr>
            <w:r>
              <w:rPr>
                <w:sz w:val="22"/>
                <w:szCs w:val="22"/>
              </w:rPr>
              <w:t>Slider Presentación</w:t>
            </w:r>
          </w:p>
        </w:tc>
      </w:tr>
      <w:tr w:rsidR="000945CE" w14:paraId="0BD0F9B3" w14:textId="77777777">
        <w:trPr>
          <w:trHeight w:val="420"/>
        </w:trPr>
        <w:tc>
          <w:tcPr>
            <w:tcW w:w="1534" w:type="dxa"/>
            <w:shd w:val="clear" w:color="auto" w:fill="auto"/>
            <w:tcMar>
              <w:top w:w="100" w:type="dxa"/>
              <w:left w:w="100" w:type="dxa"/>
              <w:bottom w:w="100" w:type="dxa"/>
              <w:right w:w="100" w:type="dxa"/>
            </w:tcMar>
          </w:tcPr>
          <w:p w14:paraId="000000F2" w14:textId="77777777" w:rsidR="000945CE" w:rsidRDefault="007E2490">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0F3" w14:textId="2FEEFB3E" w:rsidR="000945CE" w:rsidRDefault="007E2490">
            <w:pPr>
              <w:widowControl w:val="0"/>
              <w:spacing w:line="240" w:lineRule="auto"/>
              <w:rPr>
                <w:color w:val="999999"/>
              </w:rPr>
            </w:pPr>
            <w:r>
              <w:t>Las fases de trabajo son</w:t>
            </w:r>
            <w:r w:rsidR="00A95F1F">
              <w:t xml:space="preserve"> las siguientes</w:t>
            </w:r>
            <w:r>
              <w:t>:</w:t>
            </w:r>
          </w:p>
        </w:tc>
      </w:tr>
      <w:tr w:rsidR="000945CE" w14:paraId="25E71E57" w14:textId="77777777">
        <w:trPr>
          <w:trHeight w:val="420"/>
        </w:trPr>
        <w:tc>
          <w:tcPr>
            <w:tcW w:w="10032" w:type="dxa"/>
            <w:gridSpan w:val="2"/>
            <w:shd w:val="clear" w:color="auto" w:fill="auto"/>
            <w:tcMar>
              <w:top w:w="100" w:type="dxa"/>
              <w:left w:w="100" w:type="dxa"/>
              <w:bottom w:w="100" w:type="dxa"/>
              <w:right w:w="100" w:type="dxa"/>
            </w:tcMar>
          </w:tcPr>
          <w:p w14:paraId="000000F5" w14:textId="77777777" w:rsidR="000945CE" w:rsidRDefault="007E2490">
            <w:pPr>
              <w:rPr>
                <w:b/>
              </w:rPr>
            </w:pPr>
            <w:r>
              <w:rPr>
                <w:b/>
              </w:rPr>
              <w:t>Fase de diseño</w:t>
            </w:r>
          </w:p>
          <w:p w14:paraId="000000F6" w14:textId="05DB3CFA" w:rsidR="000945CE" w:rsidRDefault="007E2490">
            <w:r>
              <w:t xml:space="preserve">En la fase de diseño encontramos los archivos generados o importados por el </w:t>
            </w:r>
            <w:r w:rsidR="00D41C43" w:rsidRPr="00D41C43">
              <w:rPr>
                <w:i/>
                <w:iCs/>
              </w:rPr>
              <w:t>softwar</w:t>
            </w:r>
            <w:r>
              <w:t>e CAD, que pueden tener diferentes extensiones dependiendo del fabricante. Para poder trabajar con estos archivos</w:t>
            </w:r>
            <w:r w:rsidR="000F19D9">
              <w:t>,</w:t>
            </w:r>
            <w:r>
              <w:t xml:space="preserve"> estos se deben guardar con extensiones que permitan el intercambio o compatibilidad entre marcas. </w:t>
            </w:r>
          </w:p>
          <w:p w14:paraId="000000F7" w14:textId="77777777" w:rsidR="000945CE" w:rsidRDefault="000945CE"/>
          <w:p w14:paraId="000000F8" w14:textId="77777777" w:rsidR="000945CE" w:rsidRDefault="007E2490">
            <w:r>
              <w:t>Extensiones para 2D:</w:t>
            </w:r>
          </w:p>
          <w:p w14:paraId="000000F9" w14:textId="77777777" w:rsidR="000945CE" w:rsidRDefault="000945CE"/>
          <w:p w14:paraId="000000FA" w14:textId="77777777" w:rsidR="000945CE" w:rsidRDefault="007E2490">
            <w:pPr>
              <w:numPr>
                <w:ilvl w:val="0"/>
                <w:numId w:val="1"/>
              </w:numPr>
              <w:pBdr>
                <w:top w:val="nil"/>
                <w:left w:val="nil"/>
                <w:bottom w:val="nil"/>
                <w:right w:val="nil"/>
                <w:between w:val="nil"/>
              </w:pBdr>
            </w:pPr>
            <w:r>
              <w:rPr>
                <w:color w:val="000000"/>
              </w:rPr>
              <w:t>DWG: es la extensión con las que se guardan los archivos de diseño vectorizado trabajado con uno de los programas más populares y antiguos del mercado llamado AutoCAD.</w:t>
            </w:r>
          </w:p>
          <w:p w14:paraId="000000FB" w14:textId="7C197FBD" w:rsidR="000945CE" w:rsidRDefault="007E2490">
            <w:pPr>
              <w:numPr>
                <w:ilvl w:val="0"/>
                <w:numId w:val="1"/>
              </w:numPr>
              <w:pBdr>
                <w:top w:val="nil"/>
                <w:left w:val="nil"/>
                <w:bottom w:val="nil"/>
                <w:right w:val="nil"/>
                <w:between w:val="nil"/>
              </w:pBdr>
            </w:pPr>
            <w:r>
              <w:rPr>
                <w:color w:val="000000"/>
              </w:rPr>
              <w:t xml:space="preserve">DXF: </w:t>
            </w:r>
            <w:r w:rsidR="000F19D9">
              <w:rPr>
                <w:color w:val="000000"/>
              </w:rPr>
              <w:t>e</w:t>
            </w:r>
            <w:r>
              <w:rPr>
                <w:color w:val="000000"/>
              </w:rPr>
              <w:t>s la más utilizada en diseño asistido por computador CAD el día de hoy, ya que es compatible con los DWG y generalmente se usa para los archivos de dibujo en 2D</w:t>
            </w:r>
            <w:r w:rsidR="000F19D9">
              <w:rPr>
                <w:color w:val="000000"/>
              </w:rPr>
              <w:t>.</w:t>
            </w:r>
            <w:r>
              <w:rPr>
                <w:color w:val="000000"/>
              </w:rPr>
              <w:t xml:space="preserve"> </w:t>
            </w:r>
            <w:r w:rsidR="000F19D9">
              <w:rPr>
                <w:color w:val="000000"/>
              </w:rPr>
              <w:t>U</w:t>
            </w:r>
            <w:r>
              <w:rPr>
                <w:color w:val="000000"/>
              </w:rPr>
              <w:t>na característica especial es que el tamaño de los archivos queda más reducido que algunas otras extensiones.</w:t>
            </w:r>
          </w:p>
          <w:p w14:paraId="000000FC" w14:textId="3FC180C9" w:rsidR="000945CE" w:rsidRDefault="007E2490">
            <w:pPr>
              <w:numPr>
                <w:ilvl w:val="0"/>
                <w:numId w:val="1"/>
              </w:numPr>
              <w:pBdr>
                <w:top w:val="nil"/>
                <w:left w:val="nil"/>
                <w:bottom w:val="nil"/>
                <w:right w:val="nil"/>
                <w:between w:val="nil"/>
              </w:pBdr>
            </w:pPr>
            <w:r>
              <w:rPr>
                <w:color w:val="000000"/>
              </w:rPr>
              <w:t>PDF: extensión muy utilizada por otros programas</w:t>
            </w:r>
            <w:r w:rsidR="000F19D9">
              <w:rPr>
                <w:color w:val="000000"/>
              </w:rPr>
              <w:t>,</w:t>
            </w:r>
            <w:r>
              <w:rPr>
                <w:color w:val="000000"/>
              </w:rPr>
              <w:t xml:space="preserve"> incluso ajenos al diseño, ya que es bastante compatible para importar, exportar o compartir dibujos</w:t>
            </w:r>
            <w:r w:rsidR="000F19D9">
              <w:rPr>
                <w:color w:val="000000"/>
              </w:rPr>
              <w:t xml:space="preserve">; </w:t>
            </w:r>
            <w:r>
              <w:rPr>
                <w:color w:val="000000"/>
              </w:rPr>
              <w:t xml:space="preserve">también es particular de esta extensión la </w:t>
            </w:r>
            <w:r w:rsidR="000F19D9">
              <w:rPr>
                <w:color w:val="000000"/>
              </w:rPr>
              <w:t xml:space="preserve">alta </w:t>
            </w:r>
            <w:r>
              <w:rPr>
                <w:color w:val="000000"/>
              </w:rPr>
              <w:t xml:space="preserve">cantidad de usuarios por su accesibilidad </w:t>
            </w:r>
            <w:r w:rsidR="00994F82">
              <w:rPr>
                <w:color w:val="000000"/>
              </w:rPr>
              <w:t xml:space="preserve">  y ser </w:t>
            </w:r>
            <w:r>
              <w:rPr>
                <w:color w:val="000000"/>
              </w:rPr>
              <w:t xml:space="preserve">gratuito. </w:t>
            </w:r>
          </w:p>
          <w:p w14:paraId="000000FD" w14:textId="77777777" w:rsidR="000945CE" w:rsidRDefault="000945CE"/>
          <w:p w14:paraId="000000FE" w14:textId="77777777" w:rsidR="000945CE" w:rsidRDefault="007E2490">
            <w:r>
              <w:t>Extensiones para 3D:</w:t>
            </w:r>
          </w:p>
          <w:p w14:paraId="000000FF" w14:textId="77777777" w:rsidR="000945CE" w:rsidRDefault="000945CE"/>
          <w:p w14:paraId="00000100" w14:textId="4623F4CA" w:rsidR="000945CE" w:rsidRDefault="007E2490">
            <w:pPr>
              <w:numPr>
                <w:ilvl w:val="0"/>
                <w:numId w:val="1"/>
              </w:numPr>
              <w:pBdr>
                <w:top w:val="nil"/>
                <w:left w:val="nil"/>
                <w:bottom w:val="nil"/>
                <w:right w:val="nil"/>
                <w:between w:val="nil"/>
              </w:pBdr>
            </w:pPr>
            <w:r>
              <w:rPr>
                <w:color w:val="000000"/>
              </w:rPr>
              <w:t>DGN: parecida al DWG de AutoCAD, pertenece a MicroStation y sirve para almacenar archivos 2D y 3D.</w:t>
            </w:r>
          </w:p>
          <w:p w14:paraId="00000101" w14:textId="0ECC027B" w:rsidR="000945CE" w:rsidRDefault="007E2490">
            <w:pPr>
              <w:numPr>
                <w:ilvl w:val="0"/>
                <w:numId w:val="1"/>
              </w:numPr>
              <w:pBdr>
                <w:top w:val="nil"/>
                <w:left w:val="nil"/>
                <w:bottom w:val="nil"/>
                <w:right w:val="nil"/>
                <w:between w:val="nil"/>
              </w:pBdr>
            </w:pPr>
            <w:r>
              <w:rPr>
                <w:color w:val="000000"/>
              </w:rPr>
              <w:lastRenderedPageBreak/>
              <w:t xml:space="preserve">IGES: </w:t>
            </w:r>
            <w:r w:rsidR="009A3BF0">
              <w:rPr>
                <w:color w:val="000000"/>
              </w:rPr>
              <w:t xml:space="preserve">sirve </w:t>
            </w:r>
            <w:r>
              <w:rPr>
                <w:color w:val="000000"/>
              </w:rPr>
              <w:t>para intercambio de modelos s</w:t>
            </w:r>
            <w:r w:rsidR="000F19D9">
              <w:rPr>
                <w:color w:val="000000"/>
              </w:rPr>
              <w:t>ó</w:t>
            </w:r>
            <w:r>
              <w:rPr>
                <w:color w:val="000000"/>
              </w:rPr>
              <w:t xml:space="preserve">lidos entre diferentes programas de modelado 3D, también soporta almacenar gráficos 2D y es </w:t>
            </w:r>
            <w:r w:rsidR="009A3BF0">
              <w:rPr>
                <w:color w:val="000000"/>
              </w:rPr>
              <w:t xml:space="preserve">la </w:t>
            </w:r>
            <w:r>
              <w:rPr>
                <w:color w:val="000000"/>
              </w:rPr>
              <w:t xml:space="preserve">más popular </w:t>
            </w:r>
            <w:r w:rsidR="009A3BF0">
              <w:rPr>
                <w:color w:val="000000"/>
              </w:rPr>
              <w:t xml:space="preserve">por ser </w:t>
            </w:r>
            <w:r>
              <w:rPr>
                <w:color w:val="000000"/>
              </w:rPr>
              <w:t>un</w:t>
            </w:r>
            <w:r w:rsidR="009A3BF0">
              <w:rPr>
                <w:color w:val="000000"/>
              </w:rPr>
              <w:t>a</w:t>
            </w:r>
            <w:r>
              <w:rPr>
                <w:color w:val="000000"/>
              </w:rPr>
              <w:t xml:space="preserve"> de l</w:t>
            </w:r>
            <w:r w:rsidR="009A3BF0">
              <w:rPr>
                <w:color w:val="000000"/>
              </w:rPr>
              <w:t>a</w:t>
            </w:r>
            <w:r>
              <w:rPr>
                <w:color w:val="000000"/>
              </w:rPr>
              <w:t>s más antigu</w:t>
            </w:r>
            <w:r w:rsidR="009A3BF0">
              <w:rPr>
                <w:color w:val="000000"/>
              </w:rPr>
              <w:t>a</w:t>
            </w:r>
            <w:r>
              <w:rPr>
                <w:color w:val="000000"/>
              </w:rPr>
              <w:t xml:space="preserve">s del mercado. </w:t>
            </w:r>
          </w:p>
          <w:p w14:paraId="00000102" w14:textId="4E5DBF55" w:rsidR="000945CE" w:rsidRDefault="007E2490">
            <w:pPr>
              <w:numPr>
                <w:ilvl w:val="0"/>
                <w:numId w:val="1"/>
              </w:numPr>
              <w:pBdr>
                <w:top w:val="nil"/>
                <w:left w:val="nil"/>
                <w:bottom w:val="nil"/>
                <w:right w:val="nil"/>
                <w:between w:val="nil"/>
              </w:pBdr>
            </w:pPr>
            <w:r>
              <w:rPr>
                <w:color w:val="000000"/>
              </w:rPr>
              <w:t>STEP: almacena e intercambia sólidos y ensamblajes, junto a IGES son las extensiones más usadas en el ámbito del diseño 3D.</w:t>
            </w:r>
          </w:p>
          <w:p w14:paraId="00000103" w14:textId="77777777" w:rsidR="000945CE" w:rsidRDefault="000945CE">
            <w:pPr>
              <w:widowControl w:val="0"/>
              <w:spacing w:line="240" w:lineRule="auto"/>
              <w:rPr>
                <w:color w:val="999999"/>
              </w:rPr>
            </w:pPr>
          </w:p>
        </w:tc>
        <w:tc>
          <w:tcPr>
            <w:tcW w:w="3380" w:type="dxa"/>
            <w:shd w:val="clear" w:color="auto" w:fill="auto"/>
            <w:tcMar>
              <w:top w:w="100" w:type="dxa"/>
              <w:left w:w="100" w:type="dxa"/>
              <w:bottom w:w="100" w:type="dxa"/>
              <w:right w:w="100" w:type="dxa"/>
            </w:tcMar>
          </w:tcPr>
          <w:p w14:paraId="00000105" w14:textId="77777777" w:rsidR="000945CE" w:rsidRDefault="00000000">
            <w:pPr>
              <w:widowControl w:val="0"/>
              <w:spacing w:line="240" w:lineRule="auto"/>
            </w:pPr>
            <w:sdt>
              <w:sdtPr>
                <w:tag w:val="goog_rdk_18"/>
                <w:id w:val="-703635957"/>
              </w:sdtPr>
              <w:sdtContent>
                <w:commentRangeStart w:id="75"/>
              </w:sdtContent>
            </w:sdt>
            <w:r w:rsidR="007E2490">
              <w:rPr>
                <w:b/>
                <w:noProof/>
                <w:lang w:val="es-CO" w:eastAsia="es-CO"/>
              </w:rPr>
              <w:drawing>
                <wp:inline distT="0" distB="0" distL="0" distR="0" wp14:anchorId="1B12E0CB" wp14:editId="3E468FEE">
                  <wp:extent cx="1718310" cy="1146175"/>
                  <wp:effectExtent l="0" t="0" r="0" b="0"/>
                  <wp:docPr id="7283" name="image52.jpg" descr="Computer-aided manufacturing of dental prostheses."/>
                  <wp:cNvGraphicFramePr/>
                  <a:graphic xmlns:a="http://schemas.openxmlformats.org/drawingml/2006/main">
                    <a:graphicData uri="http://schemas.openxmlformats.org/drawingml/2006/picture">
                      <pic:pic xmlns:pic="http://schemas.openxmlformats.org/drawingml/2006/picture">
                        <pic:nvPicPr>
                          <pic:cNvPr id="0" name="image52.jpg" descr="Computer-aided manufacturing of dental prostheses."/>
                          <pic:cNvPicPr preferRelativeResize="0"/>
                        </pic:nvPicPr>
                        <pic:blipFill>
                          <a:blip r:embed="rId33"/>
                          <a:srcRect/>
                          <a:stretch>
                            <a:fillRect/>
                          </a:stretch>
                        </pic:blipFill>
                        <pic:spPr>
                          <a:xfrm>
                            <a:off x="0" y="0"/>
                            <a:ext cx="1718310" cy="1146175"/>
                          </a:xfrm>
                          <a:prstGeom prst="rect">
                            <a:avLst/>
                          </a:prstGeom>
                          <a:ln/>
                        </pic:spPr>
                      </pic:pic>
                    </a:graphicData>
                  </a:graphic>
                </wp:inline>
              </w:drawing>
            </w:r>
            <w:commentRangeEnd w:id="75"/>
            <w:r w:rsidR="007E2490">
              <w:commentReference w:id="75"/>
            </w:r>
          </w:p>
          <w:p w14:paraId="00000106" w14:textId="77777777" w:rsidR="000945CE" w:rsidRDefault="007E2490">
            <w:pPr>
              <w:widowControl w:val="0"/>
              <w:spacing w:line="240" w:lineRule="auto"/>
            </w:pPr>
            <w:r>
              <w:rPr>
                <w:b/>
              </w:rPr>
              <w:t xml:space="preserve">Imagen: </w:t>
            </w:r>
            <w:r>
              <w:t>835201_i13</w:t>
            </w:r>
          </w:p>
        </w:tc>
      </w:tr>
      <w:tr w:rsidR="000945CE" w14:paraId="2E83A3D5" w14:textId="77777777">
        <w:trPr>
          <w:trHeight w:val="420"/>
        </w:trPr>
        <w:tc>
          <w:tcPr>
            <w:tcW w:w="10032" w:type="dxa"/>
            <w:gridSpan w:val="2"/>
            <w:shd w:val="clear" w:color="auto" w:fill="auto"/>
            <w:tcMar>
              <w:top w:w="100" w:type="dxa"/>
              <w:left w:w="100" w:type="dxa"/>
              <w:bottom w:w="100" w:type="dxa"/>
              <w:right w:w="100" w:type="dxa"/>
            </w:tcMar>
          </w:tcPr>
          <w:p w14:paraId="00000107" w14:textId="658EC485" w:rsidR="000945CE" w:rsidRDefault="007E2490">
            <w:pPr>
              <w:spacing w:after="120"/>
            </w:pPr>
            <w:r>
              <w:rPr>
                <w:b/>
              </w:rPr>
              <w:t>Fase de programación</w:t>
            </w:r>
            <w:r>
              <w:t xml:space="preserve"> </w:t>
            </w:r>
            <w:r>
              <w:br/>
              <w:t xml:space="preserve">Las máquinas herramientas que trabajan con la tecnología </w:t>
            </w:r>
            <w:r>
              <w:rPr>
                <w:b/>
              </w:rPr>
              <w:t>CNC</w:t>
            </w:r>
            <w:r>
              <w:t xml:space="preserve"> o de control numérico computarizado, operan con bastante precisión basadas en un archivo digital proveniente de un </w:t>
            </w:r>
            <w:r w:rsidR="00D41C43" w:rsidRPr="00D41C43">
              <w:rPr>
                <w:i/>
                <w:iCs/>
              </w:rPr>
              <w:t>softwar</w:t>
            </w:r>
            <w:r>
              <w:t>e CAM y en el que se encuentran todas las instrucciones para transformar el material de trabajo sin importar si es metal, madera, polímero</w:t>
            </w:r>
            <w:r w:rsidR="00A95F1F">
              <w:t>,</w:t>
            </w:r>
            <w:r>
              <w:t xml:space="preserve"> etc.</w:t>
            </w:r>
          </w:p>
          <w:p w14:paraId="00000108" w14:textId="2E0FE5F8" w:rsidR="000945CE" w:rsidRDefault="007E2490">
            <w:pPr>
              <w:spacing w:after="120"/>
            </w:pPr>
            <w:r>
              <w:t>El código G es el lenguaje con el que se programan las m</w:t>
            </w:r>
            <w:r w:rsidR="007123B2">
              <w:t>á</w:t>
            </w:r>
            <w:r>
              <w:t>quinas herramientas de control numérico</w:t>
            </w:r>
            <w:r w:rsidR="007123B2">
              <w:t xml:space="preserve">; </w:t>
            </w:r>
            <w:r>
              <w:t>esta información contiene las coordenadas que el controlador de la m</w:t>
            </w:r>
            <w:r w:rsidR="007123B2">
              <w:t>á</w:t>
            </w:r>
            <w:r>
              <w:t xml:space="preserve">quina convierte en los movimientos, revoluciones, velocidades, herramientas y funciones para los demás parámetros del mecanizado. </w:t>
            </w:r>
          </w:p>
          <w:p w14:paraId="00000109" w14:textId="1462CE5F" w:rsidR="000945CE" w:rsidRDefault="007123B2">
            <w:pPr>
              <w:spacing w:after="120"/>
            </w:pPr>
            <w:r>
              <w:t>Al</w:t>
            </w:r>
            <w:r w:rsidR="007E2490">
              <w:t xml:space="preserve"> enviar el archivo a la máquina de control numérico</w:t>
            </w:r>
            <w:r w:rsidR="005A5943">
              <w:t>,</w:t>
            </w:r>
            <w:r w:rsidR="007E2490">
              <w:t xml:space="preserve"> </w:t>
            </w:r>
            <w:r>
              <w:t>este</w:t>
            </w:r>
            <w:r w:rsidR="007E2490">
              <w:t xml:space="preserve"> debe tener la extensión </w:t>
            </w:r>
            <w:r w:rsidR="007E2490">
              <w:rPr>
                <w:b/>
              </w:rPr>
              <w:t>.NC</w:t>
            </w:r>
            <w:r w:rsidR="007E2490">
              <w:t xml:space="preserve"> o la de la marca de la máquina CNC que </w:t>
            </w:r>
            <w:r w:rsidR="00C075B5">
              <w:t xml:space="preserve">se tenga </w:t>
            </w:r>
            <w:r w:rsidR="007E2490">
              <w:t>para trabajar el proyecto.</w:t>
            </w:r>
          </w:p>
          <w:p w14:paraId="0000010A" w14:textId="77777777" w:rsidR="000945CE" w:rsidRDefault="000945CE">
            <w:pPr>
              <w:widowControl w:val="0"/>
              <w:spacing w:line="240" w:lineRule="auto"/>
              <w:rPr>
                <w:color w:val="999999"/>
              </w:rPr>
            </w:pPr>
          </w:p>
        </w:tc>
        <w:tc>
          <w:tcPr>
            <w:tcW w:w="3380" w:type="dxa"/>
            <w:shd w:val="clear" w:color="auto" w:fill="auto"/>
            <w:tcMar>
              <w:top w:w="100" w:type="dxa"/>
              <w:left w:w="100" w:type="dxa"/>
              <w:bottom w:w="100" w:type="dxa"/>
              <w:right w:w="100" w:type="dxa"/>
            </w:tcMar>
          </w:tcPr>
          <w:p w14:paraId="0000010C" w14:textId="77777777" w:rsidR="000945CE" w:rsidRDefault="007E2490">
            <w:pPr>
              <w:widowControl w:val="0"/>
              <w:spacing w:line="240" w:lineRule="auto"/>
            </w:pPr>
            <w:r>
              <w:rPr>
                <w:noProof/>
                <w:lang w:val="es-CO" w:eastAsia="es-CO"/>
              </w:rPr>
              <w:drawing>
                <wp:inline distT="0" distB="0" distL="0" distR="0" wp14:anchorId="340C828A" wp14:editId="5EF8C33E">
                  <wp:extent cx="1736725" cy="976630"/>
                  <wp:effectExtent l="0" t="0" r="0" b="0"/>
                  <wp:docPr id="7284" name="image67.jpg" descr="Programmer developer typing script source languages coding symbols  icon development project data programming software engineering IT technologies computer. 3d rendering."/>
                  <wp:cNvGraphicFramePr/>
                  <a:graphic xmlns:a="http://schemas.openxmlformats.org/drawingml/2006/main">
                    <a:graphicData uri="http://schemas.openxmlformats.org/drawingml/2006/picture">
                      <pic:pic xmlns:pic="http://schemas.openxmlformats.org/drawingml/2006/picture">
                        <pic:nvPicPr>
                          <pic:cNvPr id="0" name="image67.jpg" descr="Programmer developer typing script source languages coding symbols  icon development project data programming software engineering IT technologies computer. 3d rendering."/>
                          <pic:cNvPicPr preferRelativeResize="0"/>
                        </pic:nvPicPr>
                        <pic:blipFill>
                          <a:blip r:embed="rId34"/>
                          <a:srcRect/>
                          <a:stretch>
                            <a:fillRect/>
                          </a:stretch>
                        </pic:blipFill>
                        <pic:spPr>
                          <a:xfrm>
                            <a:off x="0" y="0"/>
                            <a:ext cx="1736725" cy="976630"/>
                          </a:xfrm>
                          <a:prstGeom prst="rect">
                            <a:avLst/>
                          </a:prstGeom>
                          <a:ln/>
                        </pic:spPr>
                      </pic:pic>
                    </a:graphicData>
                  </a:graphic>
                </wp:inline>
              </w:drawing>
            </w:r>
          </w:p>
          <w:p w14:paraId="0000010D" w14:textId="77777777" w:rsidR="000945CE" w:rsidRDefault="007E2490">
            <w:pPr>
              <w:widowControl w:val="0"/>
              <w:spacing w:line="240" w:lineRule="auto"/>
            </w:pPr>
            <w:r>
              <w:rPr>
                <w:b/>
              </w:rPr>
              <w:t xml:space="preserve">Imagen: </w:t>
            </w:r>
            <w:r>
              <w:t>835201_i14</w:t>
            </w:r>
          </w:p>
        </w:tc>
      </w:tr>
      <w:tr w:rsidR="000945CE" w14:paraId="0B30ED03" w14:textId="77777777">
        <w:trPr>
          <w:trHeight w:val="420"/>
        </w:trPr>
        <w:tc>
          <w:tcPr>
            <w:tcW w:w="10032" w:type="dxa"/>
            <w:gridSpan w:val="2"/>
            <w:shd w:val="clear" w:color="auto" w:fill="auto"/>
            <w:tcMar>
              <w:top w:w="100" w:type="dxa"/>
              <w:left w:w="100" w:type="dxa"/>
              <w:bottom w:w="100" w:type="dxa"/>
              <w:right w:w="100" w:type="dxa"/>
            </w:tcMar>
          </w:tcPr>
          <w:p w14:paraId="0000010E" w14:textId="77777777" w:rsidR="000945CE" w:rsidRDefault="007E2490">
            <w:pPr>
              <w:spacing w:after="120"/>
              <w:rPr>
                <w:b/>
              </w:rPr>
            </w:pPr>
            <w:r>
              <w:rPr>
                <w:b/>
              </w:rPr>
              <w:t xml:space="preserve">Fase de simulación </w:t>
            </w:r>
          </w:p>
          <w:p w14:paraId="0000010F" w14:textId="3115FDCE" w:rsidR="000945CE" w:rsidRDefault="007E2490">
            <w:pPr>
              <w:spacing w:after="120"/>
            </w:pPr>
            <w:r>
              <w:t xml:space="preserve">El </w:t>
            </w:r>
            <w:r w:rsidR="00D41C43" w:rsidRPr="00D41C43">
              <w:rPr>
                <w:i/>
                <w:iCs/>
              </w:rPr>
              <w:t>softwar</w:t>
            </w:r>
            <w:r>
              <w:t>e de simulación muestra virtualmente el comportamiento de la máquina de control numérico CNC</w:t>
            </w:r>
            <w:r w:rsidR="005A5943">
              <w:t>,</w:t>
            </w:r>
            <w:r>
              <w:t xml:space="preserve"> interpretando el programa creado con </w:t>
            </w:r>
            <w:r>
              <w:rPr>
                <w:b/>
              </w:rPr>
              <w:t>código G</w:t>
            </w:r>
            <w:r>
              <w:t>, con el fin de detectar y corregir los posibles problemas que se presentarían una vez se inicie el mecanizado real.</w:t>
            </w:r>
          </w:p>
          <w:p w14:paraId="00000110" w14:textId="77777777" w:rsidR="000945CE" w:rsidRDefault="000945CE">
            <w:pPr>
              <w:spacing w:after="120"/>
            </w:pPr>
          </w:p>
          <w:p w14:paraId="00000111" w14:textId="7F2629DF" w:rsidR="000945CE" w:rsidRDefault="00BC0213">
            <w:pPr>
              <w:spacing w:after="120"/>
            </w:pPr>
            <w:r>
              <w:lastRenderedPageBreak/>
              <w:t>Entre</w:t>
            </w:r>
            <w:r w:rsidR="007E2490">
              <w:t xml:space="preserve"> los </w:t>
            </w:r>
            <w:proofErr w:type="spellStart"/>
            <w:r w:rsidR="00D41C43" w:rsidRPr="00D41C43">
              <w:rPr>
                <w:i/>
                <w:iCs/>
              </w:rPr>
              <w:t>softwarsoftwares</w:t>
            </w:r>
            <w:proofErr w:type="spellEnd"/>
            <w:r w:rsidR="007E2490">
              <w:t xml:space="preserve"> para simulación que </w:t>
            </w:r>
            <w:r w:rsidR="009D6672">
              <w:t xml:space="preserve">hay </w:t>
            </w:r>
            <w:r w:rsidR="007E2490">
              <w:t>en el mercado</w:t>
            </w:r>
            <w:r>
              <w:t xml:space="preserve"> </w:t>
            </w:r>
            <w:r w:rsidR="009D6672">
              <w:t>se encuentran</w:t>
            </w:r>
            <w:r w:rsidR="007E2490">
              <w:t>:</w:t>
            </w:r>
          </w:p>
          <w:p w14:paraId="00000112" w14:textId="2160B603" w:rsidR="000945CE" w:rsidRDefault="007E2490">
            <w:pPr>
              <w:numPr>
                <w:ilvl w:val="0"/>
                <w:numId w:val="2"/>
              </w:numPr>
              <w:pBdr>
                <w:top w:val="nil"/>
                <w:left w:val="nil"/>
                <w:bottom w:val="nil"/>
                <w:right w:val="nil"/>
                <w:between w:val="nil"/>
              </w:pBdr>
            </w:pPr>
            <w:r>
              <w:rPr>
                <w:color w:val="000000"/>
              </w:rPr>
              <w:t xml:space="preserve">Programas como </w:t>
            </w:r>
            <w:r>
              <w:rPr>
                <w:b/>
                <w:color w:val="000000"/>
              </w:rPr>
              <w:t>SolidWorks</w:t>
            </w:r>
            <w:r>
              <w:rPr>
                <w:color w:val="000000"/>
              </w:rPr>
              <w:t xml:space="preserve"> y </w:t>
            </w:r>
            <w:proofErr w:type="spellStart"/>
            <w:r>
              <w:rPr>
                <w:b/>
                <w:color w:val="000000"/>
              </w:rPr>
              <w:t>Fusion</w:t>
            </w:r>
            <w:proofErr w:type="spellEnd"/>
            <w:r>
              <w:rPr>
                <w:b/>
                <w:color w:val="000000"/>
              </w:rPr>
              <w:t xml:space="preserve"> 360</w:t>
            </w:r>
            <w:r>
              <w:rPr>
                <w:color w:val="000000"/>
              </w:rPr>
              <w:t xml:space="preserve"> permiten simular los procesos de mecanizado en CAM, pero no abrir o leer un programa con </w:t>
            </w:r>
            <w:r>
              <w:t>código</w:t>
            </w:r>
            <w:r>
              <w:rPr>
                <w:color w:val="000000"/>
              </w:rPr>
              <w:t xml:space="preserve"> G importado.</w:t>
            </w:r>
          </w:p>
          <w:p w14:paraId="00000113" w14:textId="76214CD7" w:rsidR="000945CE" w:rsidRDefault="007E2490">
            <w:pPr>
              <w:numPr>
                <w:ilvl w:val="0"/>
                <w:numId w:val="2"/>
              </w:numPr>
              <w:pBdr>
                <w:top w:val="nil"/>
                <w:left w:val="nil"/>
                <w:bottom w:val="nil"/>
                <w:right w:val="nil"/>
                <w:between w:val="nil"/>
              </w:pBdr>
            </w:pPr>
            <w:proofErr w:type="spellStart"/>
            <w:r>
              <w:rPr>
                <w:b/>
                <w:color w:val="000000"/>
              </w:rPr>
              <w:t>eCam</w:t>
            </w:r>
            <w:proofErr w:type="spellEnd"/>
            <w:r>
              <w:rPr>
                <w:color w:val="000000"/>
              </w:rPr>
              <w:t xml:space="preserve"> es un </w:t>
            </w:r>
            <w:r w:rsidR="00D41C43" w:rsidRPr="00D41C43">
              <w:rPr>
                <w:i/>
                <w:iCs/>
                <w:color w:val="000000"/>
              </w:rPr>
              <w:t>softwar</w:t>
            </w:r>
            <w:r>
              <w:rPr>
                <w:color w:val="000000"/>
              </w:rPr>
              <w:t xml:space="preserve">e </w:t>
            </w:r>
            <w:r w:rsidR="00BC0213">
              <w:rPr>
                <w:color w:val="000000"/>
              </w:rPr>
              <w:t>para</w:t>
            </w:r>
            <w:r>
              <w:rPr>
                <w:color w:val="000000"/>
              </w:rPr>
              <w:t xml:space="preserve"> crear programas </w:t>
            </w:r>
            <w:r w:rsidR="00BC0213">
              <w:rPr>
                <w:color w:val="000000"/>
              </w:rPr>
              <w:t xml:space="preserve">de </w:t>
            </w:r>
            <w:r>
              <w:rPr>
                <w:color w:val="000000"/>
              </w:rPr>
              <w:t xml:space="preserve">modelos simples en </w:t>
            </w:r>
            <w:r>
              <w:t>código</w:t>
            </w:r>
            <w:r>
              <w:rPr>
                <w:color w:val="000000"/>
              </w:rPr>
              <w:t xml:space="preserve"> G y re</w:t>
            </w:r>
            <w:r w:rsidR="00BC0213">
              <w:rPr>
                <w:color w:val="000000"/>
              </w:rPr>
              <w:t>a</w:t>
            </w:r>
            <w:r>
              <w:rPr>
                <w:color w:val="000000"/>
              </w:rPr>
              <w:t xml:space="preserve">lizar la simulación de las trayectorias de las herramientas de la </w:t>
            </w:r>
            <w:r>
              <w:t>máquina</w:t>
            </w:r>
            <w:r>
              <w:rPr>
                <w:color w:val="000000"/>
              </w:rPr>
              <w:t xml:space="preserve"> CNC</w:t>
            </w:r>
            <w:r w:rsidR="009D6672">
              <w:rPr>
                <w:color w:val="000000"/>
              </w:rPr>
              <w:t xml:space="preserve"> C</w:t>
            </w:r>
            <w:r>
              <w:rPr>
                <w:color w:val="000000"/>
              </w:rPr>
              <w:t>ompatible con archivos DXF y DWG.</w:t>
            </w:r>
          </w:p>
          <w:p w14:paraId="00000114" w14:textId="768DC59E" w:rsidR="000945CE" w:rsidRDefault="007E2490">
            <w:pPr>
              <w:numPr>
                <w:ilvl w:val="0"/>
                <w:numId w:val="2"/>
              </w:numPr>
              <w:pBdr>
                <w:top w:val="nil"/>
                <w:left w:val="nil"/>
                <w:bottom w:val="nil"/>
                <w:right w:val="nil"/>
                <w:between w:val="nil"/>
              </w:pBdr>
            </w:pPr>
            <w:proofErr w:type="spellStart"/>
            <w:r>
              <w:rPr>
                <w:b/>
                <w:color w:val="000000"/>
              </w:rPr>
              <w:t>HeeksCNC</w:t>
            </w:r>
            <w:proofErr w:type="spellEnd"/>
            <w:r>
              <w:rPr>
                <w:color w:val="000000"/>
              </w:rPr>
              <w:t xml:space="preserve"> es un </w:t>
            </w:r>
            <w:r w:rsidR="00D41C43" w:rsidRPr="00D41C43">
              <w:rPr>
                <w:i/>
                <w:iCs/>
                <w:color w:val="000000"/>
              </w:rPr>
              <w:t>softwar</w:t>
            </w:r>
            <w:r>
              <w:rPr>
                <w:color w:val="000000"/>
              </w:rPr>
              <w:t xml:space="preserve">e de diseño y de fabricación asistida por computador CAD/CAM, </w:t>
            </w:r>
            <w:r w:rsidR="00F85BB4">
              <w:rPr>
                <w:color w:val="000000"/>
              </w:rPr>
              <w:t>para</w:t>
            </w:r>
            <w:r>
              <w:rPr>
                <w:color w:val="000000"/>
              </w:rPr>
              <w:t xml:space="preserve"> crear y simular programas en código G</w:t>
            </w:r>
            <w:r w:rsidR="00F85BB4">
              <w:rPr>
                <w:color w:val="000000"/>
              </w:rPr>
              <w:t xml:space="preserve"> </w:t>
            </w:r>
            <w:r>
              <w:rPr>
                <w:color w:val="000000"/>
              </w:rPr>
              <w:t>que</w:t>
            </w:r>
            <w:r w:rsidR="00F85BB4">
              <w:rPr>
                <w:color w:val="000000"/>
              </w:rPr>
              <w:t>,</w:t>
            </w:r>
            <w:r>
              <w:rPr>
                <w:color w:val="000000"/>
              </w:rPr>
              <w:t xml:space="preserve"> cada vez gana más espacio en el comercio de los programas para máquinas de control numérico CNC</w:t>
            </w:r>
            <w:r w:rsidR="00F85BB4">
              <w:rPr>
                <w:color w:val="000000"/>
              </w:rPr>
              <w:t>,</w:t>
            </w:r>
            <w:r>
              <w:rPr>
                <w:color w:val="000000"/>
              </w:rPr>
              <w:t xml:space="preserve"> </w:t>
            </w:r>
            <w:r w:rsidR="009D6672">
              <w:rPr>
                <w:color w:val="000000"/>
              </w:rPr>
              <w:t>al</w:t>
            </w:r>
            <w:r>
              <w:rPr>
                <w:color w:val="000000"/>
              </w:rPr>
              <w:t xml:space="preserve"> permit</w:t>
            </w:r>
            <w:r w:rsidR="009D6672">
              <w:rPr>
                <w:color w:val="000000"/>
              </w:rPr>
              <w:t>ir</w:t>
            </w:r>
            <w:r>
              <w:rPr>
                <w:color w:val="000000"/>
              </w:rPr>
              <w:t xml:space="preserve"> actualizaciones regularmente.</w:t>
            </w:r>
          </w:p>
          <w:p w14:paraId="00000115" w14:textId="37E345CB" w:rsidR="000945CE" w:rsidRDefault="007E2490">
            <w:pPr>
              <w:numPr>
                <w:ilvl w:val="0"/>
                <w:numId w:val="2"/>
              </w:numPr>
              <w:pBdr>
                <w:top w:val="nil"/>
                <w:left w:val="nil"/>
                <w:bottom w:val="nil"/>
                <w:right w:val="nil"/>
                <w:between w:val="nil"/>
              </w:pBdr>
              <w:spacing w:after="120"/>
            </w:pPr>
            <w:r>
              <w:rPr>
                <w:b/>
                <w:color w:val="000000"/>
              </w:rPr>
              <w:t>CNC Simulator Pro</w:t>
            </w:r>
            <w:r>
              <w:rPr>
                <w:color w:val="000000"/>
              </w:rPr>
              <w:t xml:space="preserve"> es un </w:t>
            </w:r>
            <w:r w:rsidR="00D41C43" w:rsidRPr="00D41C43">
              <w:rPr>
                <w:i/>
                <w:iCs/>
                <w:color w:val="000000"/>
              </w:rPr>
              <w:t>softwar</w:t>
            </w:r>
            <w:r>
              <w:rPr>
                <w:color w:val="000000"/>
              </w:rPr>
              <w:t>e muy completo para modelado CAD 2D y 3D, simulación de gran variedad de máquinas herramientas CNC</w:t>
            </w:r>
            <w:r w:rsidR="001429D2">
              <w:rPr>
                <w:color w:val="000000"/>
              </w:rPr>
              <w:t>,</w:t>
            </w:r>
            <w:r>
              <w:rPr>
                <w:color w:val="000000"/>
              </w:rPr>
              <w:t xml:space="preserve"> incluyendo impresoras 3D.</w:t>
            </w:r>
          </w:p>
          <w:p w14:paraId="00000116" w14:textId="0DC8FB2A" w:rsidR="000945CE" w:rsidRDefault="007E2490">
            <w:pPr>
              <w:spacing w:after="120"/>
            </w:pPr>
            <w:r>
              <w:t xml:space="preserve">Otras opciones de </w:t>
            </w:r>
            <w:proofErr w:type="spellStart"/>
            <w:r w:rsidR="00D41C43" w:rsidRPr="00D41C43">
              <w:rPr>
                <w:i/>
                <w:iCs/>
              </w:rPr>
              <w:t>softwarsoftwares</w:t>
            </w:r>
            <w:proofErr w:type="spellEnd"/>
            <w:r>
              <w:t xml:space="preserve"> con los que </w:t>
            </w:r>
            <w:r w:rsidR="009D6672">
              <w:t xml:space="preserve">se puede </w:t>
            </w:r>
            <w:r>
              <w:t xml:space="preserve">crear y trabajar </w:t>
            </w:r>
            <w:r w:rsidR="009D6672">
              <w:t xml:space="preserve">los </w:t>
            </w:r>
            <w:r>
              <w:t xml:space="preserve">programas en código G son NC </w:t>
            </w:r>
            <w:proofErr w:type="spellStart"/>
            <w:r>
              <w:t>Viewer</w:t>
            </w:r>
            <w:proofErr w:type="spellEnd"/>
            <w:r>
              <w:t xml:space="preserve">, </w:t>
            </w:r>
            <w:proofErr w:type="spellStart"/>
            <w:r>
              <w:t>PlanetCNC</w:t>
            </w:r>
            <w:proofErr w:type="spellEnd"/>
            <w:r>
              <w:t xml:space="preserve">, Universal </w:t>
            </w:r>
            <w:proofErr w:type="spellStart"/>
            <w:r>
              <w:t>Gcode</w:t>
            </w:r>
            <w:proofErr w:type="spellEnd"/>
            <w:r>
              <w:t xml:space="preserve"> </w:t>
            </w:r>
            <w:proofErr w:type="spellStart"/>
            <w:r>
              <w:t>sender</w:t>
            </w:r>
            <w:proofErr w:type="spellEnd"/>
            <w:r>
              <w:t xml:space="preserve"> (UGS), </w:t>
            </w:r>
            <w:proofErr w:type="spellStart"/>
            <w:r>
              <w:t>ChiliPeppr</w:t>
            </w:r>
            <w:proofErr w:type="spellEnd"/>
            <w:r>
              <w:t xml:space="preserve">, </w:t>
            </w:r>
            <w:proofErr w:type="spellStart"/>
            <w:r>
              <w:t>OpenCNCPilot</w:t>
            </w:r>
            <w:proofErr w:type="spellEnd"/>
            <w:r>
              <w:t xml:space="preserve">, Mach3 y </w:t>
            </w:r>
            <w:proofErr w:type="spellStart"/>
            <w:r>
              <w:t>Easel</w:t>
            </w:r>
            <w:proofErr w:type="spellEnd"/>
            <w:r>
              <w:t>, entre otros.</w:t>
            </w:r>
          </w:p>
          <w:p w14:paraId="00000117" w14:textId="725841F6" w:rsidR="000945CE" w:rsidRDefault="007E2490">
            <w:pPr>
              <w:spacing w:after="120"/>
            </w:pPr>
            <w:r>
              <w:t xml:space="preserve">Generalmente los archivos ya importados en el </w:t>
            </w:r>
            <w:r w:rsidR="00D41C43" w:rsidRPr="00D41C43">
              <w:rPr>
                <w:i/>
                <w:iCs/>
              </w:rPr>
              <w:t>softwar</w:t>
            </w:r>
            <w:r>
              <w:t>e CAM permiten</w:t>
            </w:r>
            <w:r w:rsidR="00441011">
              <w:t>,</w:t>
            </w:r>
            <w:r>
              <w:t xml:space="preserve"> una vez abiertos, hacer la simulación de su mecanizado.</w:t>
            </w:r>
          </w:p>
          <w:p w14:paraId="00000118" w14:textId="77777777" w:rsidR="000945CE" w:rsidRDefault="000945CE">
            <w:pPr>
              <w:widowControl w:val="0"/>
              <w:spacing w:line="240" w:lineRule="auto"/>
              <w:rPr>
                <w:color w:val="999999"/>
              </w:rPr>
            </w:pPr>
          </w:p>
        </w:tc>
        <w:tc>
          <w:tcPr>
            <w:tcW w:w="3380" w:type="dxa"/>
            <w:shd w:val="clear" w:color="auto" w:fill="auto"/>
            <w:tcMar>
              <w:top w:w="100" w:type="dxa"/>
              <w:left w:w="100" w:type="dxa"/>
              <w:bottom w:w="100" w:type="dxa"/>
              <w:right w:w="100" w:type="dxa"/>
            </w:tcMar>
          </w:tcPr>
          <w:p w14:paraId="0000011A" w14:textId="77777777" w:rsidR="000945CE" w:rsidRDefault="007E2490">
            <w:pPr>
              <w:widowControl w:val="0"/>
              <w:spacing w:line="240" w:lineRule="auto"/>
            </w:pPr>
            <w:r>
              <w:rPr>
                <w:b/>
                <w:noProof/>
                <w:lang w:val="es-CO" w:eastAsia="es-CO"/>
              </w:rPr>
              <w:lastRenderedPageBreak/>
              <w:drawing>
                <wp:inline distT="0" distB="0" distL="0" distR="0" wp14:anchorId="08671CEF" wp14:editId="76CDB684">
                  <wp:extent cx="2015490" cy="1132205"/>
                  <wp:effectExtent l="0" t="0" r="0" b="0"/>
                  <wp:docPr id="7285" name="image53.jpg" descr="3D modeled view of industrial centrifugal pump prepared in ANSYS software. Steady state analysis of centrifugal pump showing impeller blades, hub, shroud and volute."/>
                  <wp:cNvGraphicFramePr/>
                  <a:graphic xmlns:a="http://schemas.openxmlformats.org/drawingml/2006/main">
                    <a:graphicData uri="http://schemas.openxmlformats.org/drawingml/2006/picture">
                      <pic:pic xmlns:pic="http://schemas.openxmlformats.org/drawingml/2006/picture">
                        <pic:nvPicPr>
                          <pic:cNvPr id="0" name="image53.jpg" descr="3D modeled view of industrial centrifugal pump prepared in ANSYS software. Steady state analysis of centrifugal pump showing impeller blades, hub, shroud and volute."/>
                          <pic:cNvPicPr preferRelativeResize="0"/>
                        </pic:nvPicPr>
                        <pic:blipFill>
                          <a:blip r:embed="rId35"/>
                          <a:srcRect/>
                          <a:stretch>
                            <a:fillRect/>
                          </a:stretch>
                        </pic:blipFill>
                        <pic:spPr>
                          <a:xfrm>
                            <a:off x="0" y="0"/>
                            <a:ext cx="2015490" cy="1132205"/>
                          </a:xfrm>
                          <a:prstGeom prst="rect">
                            <a:avLst/>
                          </a:prstGeom>
                          <a:ln/>
                        </pic:spPr>
                      </pic:pic>
                    </a:graphicData>
                  </a:graphic>
                </wp:inline>
              </w:drawing>
            </w:r>
          </w:p>
          <w:p w14:paraId="0000011B" w14:textId="77777777" w:rsidR="000945CE" w:rsidRDefault="007E2490">
            <w:pPr>
              <w:widowControl w:val="0"/>
              <w:spacing w:line="240" w:lineRule="auto"/>
            </w:pPr>
            <w:r>
              <w:rPr>
                <w:b/>
              </w:rPr>
              <w:lastRenderedPageBreak/>
              <w:t xml:space="preserve">Imagen: </w:t>
            </w:r>
            <w:r>
              <w:t>835201_i15</w:t>
            </w:r>
          </w:p>
        </w:tc>
      </w:tr>
    </w:tbl>
    <w:p w14:paraId="0000011C" w14:textId="77777777" w:rsidR="000945CE" w:rsidRDefault="000945CE"/>
    <w:p w14:paraId="0000011D" w14:textId="77777777" w:rsidR="000945CE" w:rsidRDefault="000945CE"/>
    <w:p w14:paraId="0000011E" w14:textId="77777777" w:rsidR="000945CE" w:rsidRPr="00D41C43" w:rsidRDefault="007E2490">
      <w:pPr>
        <w:spacing w:after="120" w:line="240" w:lineRule="auto"/>
      </w:pPr>
      <w:r w:rsidRPr="00D41C43">
        <w:t>1.3 Control Numérico Computarizado CNC</w:t>
      </w:r>
    </w:p>
    <w:p w14:paraId="0000011F" w14:textId="77777777" w:rsidR="000945CE" w:rsidRDefault="000945CE"/>
    <w:tbl>
      <w:tblPr>
        <w:tblStyle w:val="a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6F013C44" w14:textId="77777777">
        <w:trPr>
          <w:trHeight w:val="444"/>
        </w:trPr>
        <w:tc>
          <w:tcPr>
            <w:tcW w:w="13422" w:type="dxa"/>
            <w:shd w:val="clear" w:color="auto" w:fill="8DB3E2"/>
          </w:tcPr>
          <w:p w14:paraId="00000120" w14:textId="77777777" w:rsidR="000945CE" w:rsidRDefault="007E2490">
            <w:pPr>
              <w:pStyle w:val="Ttulo1"/>
              <w:jc w:val="center"/>
              <w:outlineLvl w:val="0"/>
              <w:rPr>
                <w:sz w:val="22"/>
                <w:szCs w:val="22"/>
              </w:rPr>
            </w:pPr>
            <w:r>
              <w:rPr>
                <w:sz w:val="22"/>
                <w:szCs w:val="22"/>
              </w:rPr>
              <w:lastRenderedPageBreak/>
              <w:t>Cuadro de texto</w:t>
            </w:r>
          </w:p>
        </w:tc>
      </w:tr>
      <w:tr w:rsidR="000945CE" w14:paraId="4C745A9F" w14:textId="77777777">
        <w:tc>
          <w:tcPr>
            <w:tcW w:w="13422" w:type="dxa"/>
          </w:tcPr>
          <w:p w14:paraId="00000121" w14:textId="056393B8" w:rsidR="000945CE" w:rsidRDefault="00000000">
            <w:pPr>
              <w:pBdr>
                <w:top w:val="nil"/>
                <w:left w:val="nil"/>
                <w:bottom w:val="nil"/>
                <w:right w:val="nil"/>
                <w:between w:val="nil"/>
              </w:pBdr>
              <w:spacing w:line="276" w:lineRule="auto"/>
              <w:rPr>
                <w:color w:val="000000"/>
              </w:rPr>
            </w:pPr>
            <w:sdt>
              <w:sdtPr>
                <w:tag w:val="goog_rdk_19"/>
                <w:id w:val="987983780"/>
              </w:sdtPr>
              <w:sdtContent>
                <w:commentRangeStart w:id="76"/>
              </w:sdtContent>
            </w:sdt>
            <w:commentRangeEnd w:id="76"/>
            <w:r w:rsidR="007E2490">
              <w:commentReference w:id="76"/>
            </w:r>
            <w:r w:rsidR="007E2490">
              <w:rPr>
                <w:color w:val="000000"/>
              </w:rPr>
              <w:t xml:space="preserve"> El control numérico computarizado o CNC se refiere a las m</w:t>
            </w:r>
            <w:r w:rsidR="006D779E">
              <w:rPr>
                <w:color w:val="000000"/>
              </w:rPr>
              <w:t>á</w:t>
            </w:r>
            <w:r w:rsidR="007E2490">
              <w:rPr>
                <w:color w:val="000000"/>
              </w:rPr>
              <w:t>quinas herramientas que son controladas numéricamente por el computador</w:t>
            </w:r>
            <w:r w:rsidR="006D779E">
              <w:rPr>
                <w:color w:val="000000"/>
              </w:rPr>
              <w:t>.</w:t>
            </w:r>
            <w:r w:rsidR="002C2C4D">
              <w:rPr>
                <w:color w:val="000000"/>
              </w:rPr>
              <w:t xml:space="preserve"> </w:t>
            </w:r>
            <w:r w:rsidR="006D779E">
              <w:rPr>
                <w:color w:val="000000"/>
              </w:rPr>
              <w:t>P</w:t>
            </w:r>
            <w:r w:rsidR="007E2490">
              <w:rPr>
                <w:color w:val="000000"/>
              </w:rPr>
              <w:t xml:space="preserve">ara comprender mejor el tema </w:t>
            </w:r>
            <w:r w:rsidR="00467099">
              <w:rPr>
                <w:color w:val="000000"/>
              </w:rPr>
              <w:t xml:space="preserve">se debe </w:t>
            </w:r>
            <w:r w:rsidR="007E2490">
              <w:rPr>
                <w:color w:val="000000"/>
              </w:rPr>
              <w:t>conocer inicialmente el funcionamiento de estas máquinas sin el control numérico</w:t>
            </w:r>
            <w:r w:rsidR="006D779E">
              <w:rPr>
                <w:color w:val="000000"/>
              </w:rPr>
              <w:t xml:space="preserve">, </w:t>
            </w:r>
            <w:r w:rsidR="007E2490">
              <w:rPr>
                <w:color w:val="000000"/>
              </w:rPr>
              <w:t>es decir</w:t>
            </w:r>
            <w:r w:rsidR="006D779E">
              <w:rPr>
                <w:color w:val="000000"/>
              </w:rPr>
              <w:t>,</w:t>
            </w:r>
            <w:r w:rsidR="007E2490">
              <w:rPr>
                <w:color w:val="000000"/>
              </w:rPr>
              <w:t xml:space="preserve"> las m</w:t>
            </w:r>
            <w:r w:rsidR="006D779E">
              <w:rPr>
                <w:color w:val="000000"/>
              </w:rPr>
              <w:t>á</w:t>
            </w:r>
            <w:r w:rsidR="007E2490">
              <w:rPr>
                <w:color w:val="000000"/>
              </w:rPr>
              <w:t>quinas convencionales</w:t>
            </w:r>
            <w:r w:rsidR="006D779E">
              <w:rPr>
                <w:color w:val="000000"/>
              </w:rPr>
              <w:t>.</w:t>
            </w:r>
            <w:r w:rsidR="007E2490">
              <w:rPr>
                <w:color w:val="000000"/>
              </w:rPr>
              <w:t xml:space="preserve"> </w:t>
            </w:r>
            <w:r w:rsidR="00467099">
              <w:rPr>
                <w:color w:val="000000"/>
              </w:rPr>
              <w:t>E</w:t>
            </w:r>
            <w:r w:rsidR="007E2490">
              <w:rPr>
                <w:color w:val="000000"/>
              </w:rPr>
              <w:t>ntonces</w:t>
            </w:r>
            <w:r w:rsidR="00467099">
              <w:rPr>
                <w:color w:val="000000"/>
              </w:rPr>
              <w:t>,</w:t>
            </w:r>
            <w:r w:rsidR="007E2490">
              <w:rPr>
                <w:color w:val="000000"/>
              </w:rPr>
              <w:t xml:space="preserve"> las manivelas o mecanismos de control de los avances y de los diferentes movimientos de las herramientas, </w:t>
            </w:r>
            <w:r w:rsidR="00467099">
              <w:rPr>
                <w:color w:val="000000"/>
              </w:rPr>
              <w:t xml:space="preserve">se </w:t>
            </w:r>
            <w:r w:rsidR="007E2490">
              <w:rPr>
                <w:color w:val="000000"/>
              </w:rPr>
              <w:t>reemplaza</w:t>
            </w:r>
            <w:r w:rsidR="00467099">
              <w:rPr>
                <w:color w:val="000000"/>
              </w:rPr>
              <w:t>n</w:t>
            </w:r>
            <w:r w:rsidR="007E2490">
              <w:rPr>
                <w:color w:val="000000"/>
              </w:rPr>
              <w:t xml:space="preserve"> por servomotores, que son motores que se pueden controlar (velocidad, potencia, sentido de giro</w:t>
            </w:r>
            <w:r w:rsidR="006D779E">
              <w:rPr>
                <w:color w:val="000000"/>
              </w:rPr>
              <w:t>,</w:t>
            </w:r>
            <w:r w:rsidR="007E2490">
              <w:rPr>
                <w:color w:val="000000"/>
              </w:rPr>
              <w:t xml:space="preserve"> etc</w:t>
            </w:r>
            <w:r w:rsidR="006D779E">
              <w:rPr>
                <w:color w:val="000000"/>
              </w:rPr>
              <w:t>.</w:t>
            </w:r>
            <w:r w:rsidR="007E2490">
              <w:rPr>
                <w:color w:val="000000"/>
              </w:rPr>
              <w:t>) desde el computador con un programa de CNC.</w:t>
            </w:r>
            <w:r w:rsidR="007E2490">
              <w:rPr>
                <w:noProof/>
                <w:lang w:val="es-CO" w:eastAsia="es-CO"/>
              </w:rPr>
              <w:drawing>
                <wp:anchor distT="0" distB="0" distL="114300" distR="114300" simplePos="0" relativeHeight="251662336" behindDoc="0" locked="0" layoutInCell="1" hidden="0" allowOverlap="1" wp14:anchorId="4CDFE0E9" wp14:editId="43C42755">
                  <wp:simplePos x="0" y="0"/>
                  <wp:positionH relativeFrom="column">
                    <wp:posOffset>636</wp:posOffset>
                  </wp:positionH>
                  <wp:positionV relativeFrom="paragraph">
                    <wp:posOffset>3810</wp:posOffset>
                  </wp:positionV>
                  <wp:extent cx="2667000" cy="1791335"/>
                  <wp:effectExtent l="0" t="0" r="0" b="0"/>
                  <wp:wrapSquare wrapText="bothSides" distT="0" distB="0" distL="114300" distR="114300"/>
                  <wp:docPr id="7282" name="image47.jpg" descr="Una mujer joven trabaja como informatizada &#10;ingeniero de control numérico. Se le ve en&#10;su lugar de trabajo con un azul en general. &#10;"/>
                  <wp:cNvGraphicFramePr/>
                  <a:graphic xmlns:a="http://schemas.openxmlformats.org/drawingml/2006/main">
                    <a:graphicData uri="http://schemas.openxmlformats.org/drawingml/2006/picture">
                      <pic:pic xmlns:pic="http://schemas.openxmlformats.org/drawingml/2006/picture">
                        <pic:nvPicPr>
                          <pic:cNvPr id="0" name="image47.jpg" descr="Una mujer joven trabaja como informatizada &#10;ingeniero de control numérico. Se le ve en&#10;su lugar de trabajo con un azul en general. &#10;"/>
                          <pic:cNvPicPr preferRelativeResize="0"/>
                        </pic:nvPicPr>
                        <pic:blipFill>
                          <a:blip r:embed="rId36"/>
                          <a:srcRect/>
                          <a:stretch>
                            <a:fillRect/>
                          </a:stretch>
                        </pic:blipFill>
                        <pic:spPr>
                          <a:xfrm>
                            <a:off x="0" y="0"/>
                            <a:ext cx="2667000" cy="1791335"/>
                          </a:xfrm>
                          <a:prstGeom prst="rect">
                            <a:avLst/>
                          </a:prstGeom>
                          <a:ln/>
                        </pic:spPr>
                      </pic:pic>
                    </a:graphicData>
                  </a:graphic>
                </wp:anchor>
              </w:drawing>
            </w:r>
          </w:p>
          <w:p w14:paraId="00000122" w14:textId="77777777" w:rsidR="000945CE" w:rsidRDefault="000945CE">
            <w:pPr>
              <w:pBdr>
                <w:top w:val="nil"/>
                <w:left w:val="nil"/>
                <w:bottom w:val="nil"/>
                <w:right w:val="nil"/>
                <w:between w:val="nil"/>
              </w:pBdr>
              <w:spacing w:after="120" w:line="276" w:lineRule="auto"/>
              <w:rPr>
                <w:color w:val="000000"/>
              </w:rPr>
            </w:pPr>
          </w:p>
        </w:tc>
      </w:tr>
    </w:tbl>
    <w:p w14:paraId="00000123" w14:textId="77777777" w:rsidR="000945CE" w:rsidRDefault="000945CE"/>
    <w:p w14:paraId="00000124" w14:textId="77777777" w:rsidR="000945CE" w:rsidRDefault="000945CE"/>
    <w:tbl>
      <w:tblPr>
        <w:tblStyle w:val="a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8868"/>
        <w:gridCol w:w="3010"/>
      </w:tblGrid>
      <w:tr w:rsidR="000945CE" w14:paraId="26C56AC4" w14:textId="77777777">
        <w:trPr>
          <w:trHeight w:val="580"/>
        </w:trPr>
        <w:tc>
          <w:tcPr>
            <w:tcW w:w="1534" w:type="dxa"/>
            <w:shd w:val="clear" w:color="auto" w:fill="C9DAF8"/>
            <w:tcMar>
              <w:top w:w="100" w:type="dxa"/>
              <w:left w:w="100" w:type="dxa"/>
              <w:bottom w:w="100" w:type="dxa"/>
              <w:right w:w="100" w:type="dxa"/>
            </w:tcMar>
          </w:tcPr>
          <w:p w14:paraId="00000125" w14:textId="77777777" w:rsidR="000945CE" w:rsidRDefault="007E2490">
            <w:pPr>
              <w:widowControl w:val="0"/>
              <w:spacing w:line="240" w:lineRule="auto"/>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126" w14:textId="77777777" w:rsidR="000945CE" w:rsidRDefault="007E2490">
            <w:pPr>
              <w:pStyle w:val="Ttulo"/>
              <w:widowControl w:val="0"/>
              <w:spacing w:line="240" w:lineRule="auto"/>
              <w:jc w:val="center"/>
              <w:rPr>
                <w:sz w:val="22"/>
                <w:szCs w:val="22"/>
              </w:rPr>
            </w:pPr>
            <w:bookmarkStart w:id="77" w:name="_heading=h.3znysh7" w:colFirst="0" w:colLast="0"/>
            <w:bookmarkEnd w:id="77"/>
            <w:r>
              <w:rPr>
                <w:sz w:val="22"/>
                <w:szCs w:val="22"/>
              </w:rPr>
              <w:t>Slider Citas</w:t>
            </w:r>
          </w:p>
        </w:tc>
      </w:tr>
      <w:tr w:rsidR="000945CE" w14:paraId="7E9DB558" w14:textId="77777777">
        <w:trPr>
          <w:trHeight w:val="420"/>
        </w:trPr>
        <w:tc>
          <w:tcPr>
            <w:tcW w:w="1534" w:type="dxa"/>
            <w:shd w:val="clear" w:color="auto" w:fill="auto"/>
            <w:tcMar>
              <w:top w:w="100" w:type="dxa"/>
              <w:left w:w="100" w:type="dxa"/>
              <w:bottom w:w="100" w:type="dxa"/>
              <w:right w:w="100" w:type="dxa"/>
            </w:tcMar>
          </w:tcPr>
          <w:p w14:paraId="00000128" w14:textId="77777777" w:rsidR="000945CE" w:rsidRDefault="007E2490">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129" w14:textId="61A853DE" w:rsidR="000945CE" w:rsidRDefault="00561ED5">
            <w:pPr>
              <w:widowControl w:val="0"/>
              <w:spacing w:line="240" w:lineRule="auto"/>
              <w:rPr>
                <w:color w:val="999999"/>
              </w:rPr>
            </w:pPr>
            <w:r>
              <w:t>Para</w:t>
            </w:r>
            <w:r w:rsidR="007E2490">
              <w:t xml:space="preserve"> entender el concepto de CNC </w:t>
            </w:r>
            <w:r>
              <w:t xml:space="preserve">se retoma la definición de </w:t>
            </w:r>
            <w:proofErr w:type="spellStart"/>
            <w:r w:rsidR="00993BC3">
              <w:t>Autycom</w:t>
            </w:r>
            <w:proofErr w:type="spellEnd"/>
            <w:r>
              <w:t xml:space="preserve"> (20</w:t>
            </w:r>
            <w:r w:rsidR="003F2C71">
              <w:t>20</w:t>
            </w:r>
            <w:r>
              <w:t>)</w:t>
            </w:r>
          </w:p>
        </w:tc>
      </w:tr>
      <w:tr w:rsidR="000945CE" w14:paraId="49086A6B" w14:textId="77777777">
        <w:trPr>
          <w:trHeight w:val="420"/>
        </w:trPr>
        <w:tc>
          <w:tcPr>
            <w:tcW w:w="10402" w:type="dxa"/>
            <w:gridSpan w:val="2"/>
            <w:shd w:val="clear" w:color="auto" w:fill="auto"/>
            <w:tcMar>
              <w:top w:w="100" w:type="dxa"/>
              <w:left w:w="100" w:type="dxa"/>
              <w:bottom w:w="100" w:type="dxa"/>
              <w:right w:w="100" w:type="dxa"/>
            </w:tcMar>
          </w:tcPr>
          <w:p w14:paraId="0000012B" w14:textId="380BA14D" w:rsidR="000945CE" w:rsidRDefault="007E2490" w:rsidP="00D41C43">
            <w:pPr>
              <w:widowControl w:val="0"/>
              <w:spacing w:line="240" w:lineRule="auto"/>
              <w:ind w:left="720"/>
              <w:rPr>
                <w:color w:val="999999"/>
              </w:rPr>
            </w:pPr>
            <w:r>
              <w:t xml:space="preserve">El Control Numérico Computarizado, también llamado CNC, es todo aquel dispositivo que posee la capacidad de controlar la posición y velocidad de los motores que accionan los ejes de la máquina para realizar movimientos que no se pueden lograr manualmente como círculos, líneas diagonales y figuras complejas </w:t>
            </w:r>
            <w:r w:rsidRPr="00993BC3">
              <w:t>tridimensionales.</w:t>
            </w:r>
          </w:p>
        </w:tc>
        <w:tc>
          <w:tcPr>
            <w:tcW w:w="3010" w:type="dxa"/>
            <w:shd w:val="clear" w:color="auto" w:fill="auto"/>
            <w:tcMar>
              <w:top w:w="100" w:type="dxa"/>
              <w:left w:w="100" w:type="dxa"/>
              <w:bottom w:w="100" w:type="dxa"/>
              <w:right w:w="100" w:type="dxa"/>
            </w:tcMar>
          </w:tcPr>
          <w:p w14:paraId="0000012D" w14:textId="77777777" w:rsidR="000945CE" w:rsidRDefault="00000000">
            <w:pPr>
              <w:widowControl w:val="0"/>
              <w:spacing w:line="240" w:lineRule="auto"/>
            </w:pPr>
            <w:sdt>
              <w:sdtPr>
                <w:tag w:val="goog_rdk_20"/>
                <w:id w:val="109409313"/>
              </w:sdtPr>
              <w:sdtContent>
                <w:commentRangeStart w:id="78"/>
              </w:sdtContent>
            </w:sdt>
            <w:r w:rsidR="007E2490">
              <w:rPr>
                <w:noProof/>
                <w:lang w:val="es-CO" w:eastAsia="es-CO"/>
              </w:rPr>
              <w:drawing>
                <wp:inline distT="0" distB="0" distL="0" distR="0" wp14:anchorId="5725B5CE" wp14:editId="5CBC7614">
                  <wp:extent cx="1033569" cy="1083600"/>
                  <wp:effectExtent l="0" t="0" r="0" b="0"/>
                  <wp:docPr id="7286" name="image54.jpg" descr="Vector de icono de cotización en plantilla de moda"/>
                  <wp:cNvGraphicFramePr/>
                  <a:graphic xmlns:a="http://schemas.openxmlformats.org/drawingml/2006/main">
                    <a:graphicData uri="http://schemas.openxmlformats.org/drawingml/2006/picture">
                      <pic:pic xmlns:pic="http://schemas.openxmlformats.org/drawingml/2006/picture">
                        <pic:nvPicPr>
                          <pic:cNvPr id="0" name="image54.jpg" descr="Vector de icono de cotización en plantilla de moda"/>
                          <pic:cNvPicPr preferRelativeResize="0"/>
                        </pic:nvPicPr>
                        <pic:blipFill>
                          <a:blip r:embed="rId37"/>
                          <a:srcRect/>
                          <a:stretch>
                            <a:fillRect/>
                          </a:stretch>
                        </pic:blipFill>
                        <pic:spPr>
                          <a:xfrm>
                            <a:off x="0" y="0"/>
                            <a:ext cx="1033569" cy="1083600"/>
                          </a:xfrm>
                          <a:prstGeom prst="rect">
                            <a:avLst/>
                          </a:prstGeom>
                          <a:ln/>
                        </pic:spPr>
                      </pic:pic>
                    </a:graphicData>
                  </a:graphic>
                </wp:inline>
              </w:drawing>
            </w:r>
            <w:commentRangeEnd w:id="78"/>
            <w:r w:rsidR="007E2490">
              <w:commentReference w:id="78"/>
            </w:r>
          </w:p>
          <w:p w14:paraId="0000012E" w14:textId="77777777" w:rsidR="000945CE" w:rsidRDefault="007E2490">
            <w:pPr>
              <w:widowControl w:val="0"/>
              <w:spacing w:line="240" w:lineRule="auto"/>
            </w:pPr>
            <w:r>
              <w:rPr>
                <w:b/>
              </w:rPr>
              <w:t xml:space="preserve">Imagen: </w:t>
            </w:r>
            <w:r>
              <w:rPr>
                <w:color w:val="666666"/>
              </w:rPr>
              <w:t>835201_i17</w:t>
            </w:r>
          </w:p>
        </w:tc>
      </w:tr>
    </w:tbl>
    <w:p w14:paraId="0000012F" w14:textId="77777777" w:rsidR="000945CE" w:rsidRDefault="000945CE"/>
    <w:p w14:paraId="00000130" w14:textId="2E4CED85" w:rsidR="000945CE" w:rsidRPr="00D41C43" w:rsidRDefault="007E2490">
      <w:pPr>
        <w:spacing w:after="120" w:line="240" w:lineRule="auto"/>
        <w:rPr>
          <w:i/>
        </w:rPr>
      </w:pPr>
      <w:r w:rsidRPr="00D41C43">
        <w:rPr>
          <w:i/>
        </w:rPr>
        <w:t>M</w:t>
      </w:r>
      <w:r w:rsidR="004A3F2D" w:rsidRPr="00D41C43">
        <w:rPr>
          <w:i/>
        </w:rPr>
        <w:t>á</w:t>
      </w:r>
      <w:r w:rsidRPr="00D41C43">
        <w:rPr>
          <w:i/>
        </w:rPr>
        <w:t>quinas CNC</w:t>
      </w:r>
    </w:p>
    <w:p w14:paraId="00000131" w14:textId="77777777" w:rsidR="000945CE" w:rsidRDefault="000945CE"/>
    <w:tbl>
      <w:tblPr>
        <w:tblStyle w:val="a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62E76E00" w14:textId="77777777">
        <w:trPr>
          <w:trHeight w:val="444"/>
        </w:trPr>
        <w:tc>
          <w:tcPr>
            <w:tcW w:w="13422" w:type="dxa"/>
            <w:shd w:val="clear" w:color="auto" w:fill="8DB3E2"/>
          </w:tcPr>
          <w:p w14:paraId="00000132" w14:textId="77777777" w:rsidR="000945CE" w:rsidRDefault="007E2490">
            <w:pPr>
              <w:pStyle w:val="Ttulo1"/>
              <w:jc w:val="center"/>
              <w:outlineLvl w:val="0"/>
              <w:rPr>
                <w:sz w:val="22"/>
                <w:szCs w:val="22"/>
              </w:rPr>
            </w:pPr>
            <w:r>
              <w:rPr>
                <w:sz w:val="22"/>
                <w:szCs w:val="22"/>
              </w:rPr>
              <w:t>Cuadro de texto</w:t>
            </w:r>
          </w:p>
        </w:tc>
      </w:tr>
      <w:tr w:rsidR="000945CE" w14:paraId="6373DBC0" w14:textId="77777777">
        <w:tc>
          <w:tcPr>
            <w:tcW w:w="13422" w:type="dxa"/>
          </w:tcPr>
          <w:p w14:paraId="00000133" w14:textId="1D062089" w:rsidR="000945CE" w:rsidRDefault="007E2490">
            <w:pPr>
              <w:pBdr>
                <w:top w:val="nil"/>
                <w:left w:val="nil"/>
                <w:bottom w:val="nil"/>
                <w:right w:val="nil"/>
                <w:between w:val="nil"/>
              </w:pBdr>
              <w:spacing w:after="120" w:line="276" w:lineRule="auto"/>
              <w:rPr>
                <w:color w:val="BFBFBF"/>
              </w:rPr>
            </w:pPr>
            <w:r>
              <w:rPr>
                <w:color w:val="000000"/>
              </w:rPr>
              <w:t xml:space="preserve">Las principales máquinas que son controladas por el computador o máquinas de control numérico NC, son las de </w:t>
            </w:r>
            <w:r>
              <w:rPr>
                <w:b/>
                <w:color w:val="000000"/>
              </w:rPr>
              <w:t>mecanizado</w:t>
            </w:r>
            <w:r>
              <w:rPr>
                <w:color w:val="000000"/>
              </w:rPr>
              <w:t xml:space="preserve"> como el </w:t>
            </w:r>
            <w:r>
              <w:rPr>
                <w:b/>
                <w:color w:val="000000"/>
              </w:rPr>
              <w:t>torno</w:t>
            </w:r>
            <w:r>
              <w:rPr>
                <w:color w:val="000000"/>
              </w:rPr>
              <w:t xml:space="preserve"> y la </w:t>
            </w:r>
            <w:r>
              <w:rPr>
                <w:b/>
                <w:color w:val="000000"/>
              </w:rPr>
              <w:t>fresadora</w:t>
            </w:r>
            <w:r>
              <w:rPr>
                <w:color w:val="000000"/>
              </w:rPr>
              <w:t xml:space="preserve">, tal como </w:t>
            </w:r>
            <w:r w:rsidR="004A3F2D">
              <w:rPr>
                <w:color w:val="000000"/>
              </w:rPr>
              <w:t xml:space="preserve">se mencionó </w:t>
            </w:r>
            <w:r>
              <w:rPr>
                <w:color w:val="000000"/>
              </w:rPr>
              <w:t>ante</w:t>
            </w:r>
            <w:r w:rsidR="004A3F2D">
              <w:rPr>
                <w:color w:val="000000"/>
              </w:rPr>
              <w:t>riormente;</w:t>
            </w:r>
            <w:r>
              <w:rPr>
                <w:color w:val="000000"/>
              </w:rPr>
              <w:t xml:space="preserve"> el funcionamiento básico es el mismo de las m</w:t>
            </w:r>
            <w:r w:rsidR="004A3F2D">
              <w:rPr>
                <w:color w:val="000000"/>
              </w:rPr>
              <w:t>á</w:t>
            </w:r>
            <w:r>
              <w:rPr>
                <w:color w:val="000000"/>
              </w:rPr>
              <w:t>quinas convencionales, solo que traen servomotores para controlar el desempeño de las herramientas de corte.</w:t>
            </w:r>
          </w:p>
        </w:tc>
      </w:tr>
    </w:tbl>
    <w:p w14:paraId="00000134" w14:textId="77777777" w:rsidR="000945CE" w:rsidRDefault="000945CE"/>
    <w:p w14:paraId="00000135" w14:textId="77777777" w:rsidR="000945CE" w:rsidRDefault="000945CE"/>
    <w:tbl>
      <w:tblPr>
        <w:tblStyle w:val="afff2"/>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898"/>
        <w:gridCol w:w="4979"/>
      </w:tblGrid>
      <w:tr w:rsidR="000945CE" w14:paraId="6EC24836" w14:textId="77777777">
        <w:trPr>
          <w:trHeight w:val="580"/>
        </w:trPr>
        <w:tc>
          <w:tcPr>
            <w:tcW w:w="1534" w:type="dxa"/>
            <w:shd w:val="clear" w:color="auto" w:fill="C9DAF8"/>
            <w:tcMar>
              <w:top w:w="100" w:type="dxa"/>
              <w:left w:w="100" w:type="dxa"/>
              <w:bottom w:w="100" w:type="dxa"/>
              <w:right w:w="100" w:type="dxa"/>
            </w:tcMar>
          </w:tcPr>
          <w:p w14:paraId="00000136" w14:textId="77777777" w:rsidR="000945CE" w:rsidRDefault="007E2490">
            <w:pPr>
              <w:widowControl w:val="0"/>
              <w:spacing w:line="240" w:lineRule="auto"/>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137" w14:textId="77777777" w:rsidR="000945CE" w:rsidRDefault="007E2490">
            <w:pPr>
              <w:pStyle w:val="Ttulo"/>
              <w:widowControl w:val="0"/>
              <w:spacing w:line="240" w:lineRule="auto"/>
              <w:jc w:val="center"/>
              <w:rPr>
                <w:sz w:val="22"/>
                <w:szCs w:val="22"/>
              </w:rPr>
            </w:pPr>
            <w:r>
              <w:rPr>
                <w:sz w:val="22"/>
                <w:szCs w:val="22"/>
              </w:rPr>
              <w:t>Slider Imagen</w:t>
            </w:r>
          </w:p>
        </w:tc>
      </w:tr>
      <w:tr w:rsidR="000945CE" w14:paraId="2E593C4D" w14:textId="77777777">
        <w:trPr>
          <w:trHeight w:val="420"/>
        </w:trPr>
        <w:tc>
          <w:tcPr>
            <w:tcW w:w="1534" w:type="dxa"/>
            <w:shd w:val="clear" w:color="auto" w:fill="auto"/>
            <w:tcMar>
              <w:top w:w="100" w:type="dxa"/>
              <w:left w:w="100" w:type="dxa"/>
              <w:bottom w:w="100" w:type="dxa"/>
              <w:right w:w="100" w:type="dxa"/>
            </w:tcMar>
          </w:tcPr>
          <w:p w14:paraId="00000139" w14:textId="77777777" w:rsidR="000945CE" w:rsidRDefault="007E2490">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13A" w14:textId="7B32646C" w:rsidR="000945CE" w:rsidRDefault="00C8196D">
            <w:pPr>
              <w:pBdr>
                <w:top w:val="nil"/>
                <w:left w:val="nil"/>
                <w:bottom w:val="nil"/>
                <w:right w:val="nil"/>
                <w:between w:val="nil"/>
              </w:pBdr>
              <w:spacing w:after="120" w:line="240" w:lineRule="auto"/>
              <w:rPr>
                <w:color w:val="000000"/>
              </w:rPr>
            </w:pPr>
            <w:r>
              <w:rPr>
                <w:color w:val="000000"/>
              </w:rPr>
              <w:t>¿C</w:t>
            </w:r>
            <w:r w:rsidR="007E2490">
              <w:rPr>
                <w:color w:val="000000"/>
              </w:rPr>
              <w:t>ómo funciona una máquina de control numérico NC</w:t>
            </w:r>
            <w:r>
              <w:rPr>
                <w:color w:val="000000"/>
              </w:rPr>
              <w:t>?</w:t>
            </w:r>
            <w:r w:rsidR="007E2490">
              <w:rPr>
                <w:color w:val="000000"/>
              </w:rPr>
              <w:t xml:space="preserve"> </w:t>
            </w:r>
          </w:p>
          <w:p w14:paraId="0000013B" w14:textId="77777777" w:rsidR="000945CE" w:rsidRDefault="000945CE">
            <w:pPr>
              <w:widowControl w:val="0"/>
              <w:spacing w:line="240" w:lineRule="auto"/>
              <w:rPr>
                <w:color w:val="999999"/>
              </w:rPr>
            </w:pPr>
          </w:p>
        </w:tc>
      </w:tr>
      <w:tr w:rsidR="000945CE" w14:paraId="3B975CCD" w14:textId="77777777">
        <w:trPr>
          <w:trHeight w:val="420"/>
        </w:trPr>
        <w:tc>
          <w:tcPr>
            <w:tcW w:w="8433" w:type="dxa"/>
            <w:gridSpan w:val="2"/>
            <w:shd w:val="clear" w:color="auto" w:fill="auto"/>
            <w:tcMar>
              <w:top w:w="100" w:type="dxa"/>
              <w:left w:w="100" w:type="dxa"/>
              <w:bottom w:w="100" w:type="dxa"/>
              <w:right w:w="100" w:type="dxa"/>
            </w:tcMar>
          </w:tcPr>
          <w:p w14:paraId="0000013D" w14:textId="77777777" w:rsidR="000945CE" w:rsidRDefault="000945CE">
            <w:pPr>
              <w:widowControl w:val="0"/>
              <w:spacing w:line="240" w:lineRule="auto"/>
              <w:rPr>
                <w:b/>
                <w:color w:val="666666"/>
              </w:rPr>
            </w:pPr>
          </w:p>
          <w:p w14:paraId="0000013E" w14:textId="77777777" w:rsidR="000945CE" w:rsidRPr="00D41C43" w:rsidRDefault="007E2490">
            <w:pPr>
              <w:widowControl w:val="0"/>
              <w:spacing w:line="240" w:lineRule="auto"/>
              <w:rPr>
                <w:u w:val="single"/>
              </w:rPr>
            </w:pPr>
            <w:r w:rsidRPr="00D41C43">
              <w:rPr>
                <w:u w:val="single"/>
              </w:rPr>
              <w:t xml:space="preserve">El torno </w:t>
            </w:r>
          </w:p>
          <w:p w14:paraId="0000013F" w14:textId="57438C94" w:rsidR="000945CE" w:rsidRDefault="00A067F1">
            <w:pPr>
              <w:widowControl w:val="0"/>
              <w:spacing w:line="240" w:lineRule="auto"/>
              <w:rPr>
                <w:color w:val="999999"/>
              </w:rPr>
            </w:pPr>
            <w:r>
              <w:t>Es</w:t>
            </w:r>
            <w:r w:rsidR="007E2490">
              <w:t xml:space="preserve"> la máquina herramienta encargada de generar piezas con forma basada en la revolución del material de trabajo y al que se le arranca viruta o material sobrante con el buril</w:t>
            </w:r>
            <w:r>
              <w:t>,</w:t>
            </w:r>
            <w:r w:rsidR="007E2490">
              <w:t xml:space="preserve"> que en este caso es la herramienta de corte hasta quedar la forma final deseada.</w:t>
            </w:r>
          </w:p>
        </w:tc>
        <w:tc>
          <w:tcPr>
            <w:tcW w:w="4979" w:type="dxa"/>
            <w:shd w:val="clear" w:color="auto" w:fill="auto"/>
            <w:tcMar>
              <w:top w:w="100" w:type="dxa"/>
              <w:left w:w="100" w:type="dxa"/>
              <w:bottom w:w="100" w:type="dxa"/>
              <w:right w:w="100" w:type="dxa"/>
            </w:tcMar>
          </w:tcPr>
          <w:p w14:paraId="00000141" w14:textId="77777777" w:rsidR="000945CE" w:rsidRDefault="00000000">
            <w:pPr>
              <w:widowControl w:val="0"/>
              <w:spacing w:line="240" w:lineRule="auto"/>
            </w:pPr>
            <w:sdt>
              <w:sdtPr>
                <w:tag w:val="goog_rdk_21"/>
                <w:id w:val="1624583564"/>
              </w:sdtPr>
              <w:sdtContent>
                <w:commentRangeStart w:id="79"/>
              </w:sdtContent>
            </w:sdt>
            <w:r w:rsidR="007E2490">
              <w:rPr>
                <w:noProof/>
                <w:lang w:val="es-CO" w:eastAsia="es-CO"/>
              </w:rPr>
              <w:drawing>
                <wp:inline distT="0" distB="0" distL="0" distR="0" wp14:anchorId="450AB9BA" wp14:editId="4783F3F4">
                  <wp:extent cx="2499274" cy="1440000"/>
                  <wp:effectExtent l="0" t="0" r="0" b="0"/>
                  <wp:docPr id="728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38"/>
                          <a:srcRect/>
                          <a:stretch>
                            <a:fillRect/>
                          </a:stretch>
                        </pic:blipFill>
                        <pic:spPr>
                          <a:xfrm>
                            <a:off x="0" y="0"/>
                            <a:ext cx="2499274" cy="1440000"/>
                          </a:xfrm>
                          <a:prstGeom prst="rect">
                            <a:avLst/>
                          </a:prstGeom>
                          <a:ln/>
                        </pic:spPr>
                      </pic:pic>
                    </a:graphicData>
                  </a:graphic>
                </wp:inline>
              </w:drawing>
            </w:r>
            <w:commentRangeEnd w:id="79"/>
            <w:r w:rsidR="007E2490">
              <w:commentReference w:id="79"/>
            </w:r>
          </w:p>
          <w:p w14:paraId="00000142" w14:textId="77777777" w:rsidR="000945CE" w:rsidRDefault="007E2490">
            <w:pPr>
              <w:widowControl w:val="0"/>
              <w:spacing w:line="240" w:lineRule="auto"/>
            </w:pPr>
            <w:r>
              <w:rPr>
                <w:b/>
              </w:rPr>
              <w:t xml:space="preserve">Video: </w:t>
            </w:r>
            <w:r>
              <w:t>835201_v2</w:t>
            </w:r>
          </w:p>
        </w:tc>
      </w:tr>
      <w:tr w:rsidR="000945CE" w14:paraId="38CFF9D1" w14:textId="77777777">
        <w:trPr>
          <w:trHeight w:val="420"/>
        </w:trPr>
        <w:tc>
          <w:tcPr>
            <w:tcW w:w="8433" w:type="dxa"/>
            <w:gridSpan w:val="2"/>
            <w:shd w:val="clear" w:color="auto" w:fill="auto"/>
            <w:tcMar>
              <w:top w:w="100" w:type="dxa"/>
              <w:left w:w="100" w:type="dxa"/>
              <w:bottom w:w="100" w:type="dxa"/>
              <w:right w:w="100" w:type="dxa"/>
            </w:tcMar>
          </w:tcPr>
          <w:p w14:paraId="00000143" w14:textId="77777777" w:rsidR="000945CE" w:rsidRPr="00D41C43" w:rsidRDefault="007E2490">
            <w:pPr>
              <w:pBdr>
                <w:top w:val="nil"/>
                <w:left w:val="nil"/>
                <w:bottom w:val="nil"/>
                <w:right w:val="nil"/>
                <w:between w:val="nil"/>
              </w:pBdr>
              <w:spacing w:line="240" w:lineRule="auto"/>
              <w:rPr>
                <w:color w:val="000000"/>
                <w:u w:val="single"/>
              </w:rPr>
            </w:pPr>
            <w:r w:rsidRPr="00D41C43">
              <w:rPr>
                <w:color w:val="000000"/>
                <w:u w:val="single"/>
              </w:rPr>
              <w:lastRenderedPageBreak/>
              <w:t xml:space="preserve">La Fresadora </w:t>
            </w:r>
          </w:p>
          <w:p w14:paraId="00000144" w14:textId="0347FD81" w:rsidR="000945CE" w:rsidRDefault="00386339">
            <w:pPr>
              <w:pBdr>
                <w:top w:val="nil"/>
                <w:left w:val="nil"/>
                <w:bottom w:val="nil"/>
                <w:right w:val="nil"/>
                <w:between w:val="nil"/>
              </w:pBdr>
              <w:spacing w:after="120" w:line="240" w:lineRule="auto"/>
              <w:rPr>
                <w:color w:val="000000"/>
              </w:rPr>
            </w:pPr>
            <w:r>
              <w:rPr>
                <w:color w:val="000000"/>
              </w:rPr>
              <w:t>Con esta</w:t>
            </w:r>
            <w:r w:rsidR="007E2490">
              <w:rPr>
                <w:color w:val="000000"/>
              </w:rPr>
              <w:t xml:space="preserve"> máquina herramienta </w:t>
            </w:r>
            <w:r>
              <w:rPr>
                <w:color w:val="000000"/>
              </w:rPr>
              <w:t xml:space="preserve">se obtienen </w:t>
            </w:r>
            <w:r w:rsidR="007E2490">
              <w:rPr>
                <w:color w:val="000000"/>
              </w:rPr>
              <w:t>objetos con formas diferentes mediante el arranque de viruta o material sobrante al material de trabajo a través de la revolución, en este caso, de la herramienta</w:t>
            </w:r>
            <w:r>
              <w:rPr>
                <w:color w:val="000000"/>
              </w:rPr>
              <w:t xml:space="preserve"> </w:t>
            </w:r>
            <w:r w:rsidR="007E2490">
              <w:rPr>
                <w:color w:val="000000"/>
              </w:rPr>
              <w:t>de corte que llamamos fresa, hasta lograr la forma final deseada.</w:t>
            </w:r>
          </w:p>
          <w:p w14:paraId="00000145" w14:textId="77777777" w:rsidR="000945CE" w:rsidRDefault="000945CE">
            <w:pPr>
              <w:widowControl w:val="0"/>
              <w:spacing w:line="240" w:lineRule="auto"/>
              <w:rPr>
                <w:color w:val="999999"/>
              </w:rPr>
            </w:pPr>
          </w:p>
        </w:tc>
        <w:tc>
          <w:tcPr>
            <w:tcW w:w="4979" w:type="dxa"/>
            <w:shd w:val="clear" w:color="auto" w:fill="auto"/>
            <w:tcMar>
              <w:top w:w="100" w:type="dxa"/>
              <w:left w:w="100" w:type="dxa"/>
              <w:bottom w:w="100" w:type="dxa"/>
              <w:right w:w="100" w:type="dxa"/>
            </w:tcMar>
          </w:tcPr>
          <w:p w14:paraId="00000147" w14:textId="77777777" w:rsidR="000945CE" w:rsidRDefault="007E2490">
            <w:pPr>
              <w:widowControl w:val="0"/>
              <w:spacing w:line="240" w:lineRule="auto"/>
            </w:pPr>
            <w:r>
              <w:rPr>
                <w:noProof/>
                <w:lang w:val="es-CO" w:eastAsia="es-CO"/>
              </w:rPr>
              <w:drawing>
                <wp:inline distT="0" distB="0" distL="0" distR="0" wp14:anchorId="2C32BA3F" wp14:editId="311FDE3A">
                  <wp:extent cx="2524703" cy="1440000"/>
                  <wp:effectExtent l="0" t="0" r="0" b="0"/>
                  <wp:docPr id="7289"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39"/>
                          <a:srcRect/>
                          <a:stretch>
                            <a:fillRect/>
                          </a:stretch>
                        </pic:blipFill>
                        <pic:spPr>
                          <a:xfrm>
                            <a:off x="0" y="0"/>
                            <a:ext cx="2524703" cy="1440000"/>
                          </a:xfrm>
                          <a:prstGeom prst="rect">
                            <a:avLst/>
                          </a:prstGeom>
                          <a:ln/>
                        </pic:spPr>
                      </pic:pic>
                    </a:graphicData>
                  </a:graphic>
                </wp:inline>
              </w:drawing>
            </w:r>
          </w:p>
          <w:p w14:paraId="00000148" w14:textId="77777777" w:rsidR="000945CE" w:rsidRDefault="007E2490">
            <w:pPr>
              <w:widowControl w:val="0"/>
              <w:spacing w:line="240" w:lineRule="auto"/>
            </w:pPr>
            <w:r>
              <w:rPr>
                <w:b/>
              </w:rPr>
              <w:t xml:space="preserve">Video: </w:t>
            </w:r>
            <w:r>
              <w:t>835201_v3</w:t>
            </w:r>
          </w:p>
        </w:tc>
      </w:tr>
      <w:tr w:rsidR="000945CE" w14:paraId="1DAF9C7F" w14:textId="77777777">
        <w:trPr>
          <w:trHeight w:val="420"/>
        </w:trPr>
        <w:tc>
          <w:tcPr>
            <w:tcW w:w="8433" w:type="dxa"/>
            <w:gridSpan w:val="2"/>
            <w:shd w:val="clear" w:color="auto" w:fill="auto"/>
            <w:tcMar>
              <w:top w:w="100" w:type="dxa"/>
              <w:left w:w="100" w:type="dxa"/>
              <w:bottom w:w="100" w:type="dxa"/>
              <w:right w:w="100" w:type="dxa"/>
            </w:tcMar>
          </w:tcPr>
          <w:p w14:paraId="00000149" w14:textId="77777777" w:rsidR="000945CE" w:rsidRPr="00D41C43" w:rsidRDefault="007E2490">
            <w:pPr>
              <w:spacing w:after="120" w:line="240" w:lineRule="auto"/>
              <w:rPr>
                <w:u w:val="single"/>
              </w:rPr>
            </w:pPr>
            <w:r w:rsidRPr="00D41C43">
              <w:rPr>
                <w:u w:val="single"/>
              </w:rPr>
              <w:t>Corte por láser</w:t>
            </w:r>
          </w:p>
          <w:p w14:paraId="0000014A" w14:textId="27447D41" w:rsidR="000945CE" w:rsidRDefault="00E55960">
            <w:pPr>
              <w:spacing w:after="120" w:line="240" w:lineRule="auto"/>
            </w:pPr>
            <w:r>
              <w:t>A</w:t>
            </w:r>
            <w:r w:rsidR="007E2490">
              <w:t>l igual que las maquinas anteriores</w:t>
            </w:r>
            <w:r>
              <w:t>,</w:t>
            </w:r>
            <w:r w:rsidR="007E2490">
              <w:t xml:space="preserve"> la máquina de corte por láser está controlada por un computador</w:t>
            </w:r>
            <w:r>
              <w:t xml:space="preserve">; </w:t>
            </w:r>
            <w:r w:rsidR="007E2490">
              <w:t xml:space="preserve">las formas para corte o grabado se definen a través de un </w:t>
            </w:r>
            <w:r w:rsidR="00D41C43" w:rsidRPr="00D41C43">
              <w:rPr>
                <w:i/>
                <w:iCs/>
              </w:rPr>
              <w:t>softwar</w:t>
            </w:r>
            <w:r w:rsidR="007E2490">
              <w:t xml:space="preserve">e digital de la máquina que permite trabajar con materiales como metal y madera. El rayo láser es un rayo de luz concentrado que corta los materiales con el calor que se concentra en un solo punto. </w:t>
            </w:r>
          </w:p>
          <w:p w14:paraId="0000014B" w14:textId="77777777" w:rsidR="000945CE" w:rsidRDefault="000945CE">
            <w:pPr>
              <w:widowControl w:val="0"/>
              <w:spacing w:line="240" w:lineRule="auto"/>
              <w:rPr>
                <w:color w:val="999999"/>
              </w:rPr>
            </w:pPr>
          </w:p>
        </w:tc>
        <w:tc>
          <w:tcPr>
            <w:tcW w:w="4979" w:type="dxa"/>
            <w:shd w:val="clear" w:color="auto" w:fill="auto"/>
            <w:tcMar>
              <w:top w:w="100" w:type="dxa"/>
              <w:left w:w="100" w:type="dxa"/>
              <w:bottom w:w="100" w:type="dxa"/>
              <w:right w:w="100" w:type="dxa"/>
            </w:tcMar>
          </w:tcPr>
          <w:p w14:paraId="0000014D" w14:textId="77777777" w:rsidR="000945CE" w:rsidRDefault="007E2490">
            <w:pPr>
              <w:widowControl w:val="0"/>
              <w:spacing w:line="240" w:lineRule="auto"/>
            </w:pPr>
            <w:r>
              <w:rPr>
                <w:noProof/>
                <w:lang w:val="es-CO" w:eastAsia="es-CO"/>
              </w:rPr>
              <w:drawing>
                <wp:inline distT="0" distB="0" distL="0" distR="0" wp14:anchorId="2E9D1AA8" wp14:editId="5C1472BA">
                  <wp:extent cx="2621217" cy="1440000"/>
                  <wp:effectExtent l="0" t="0" r="0" b="0"/>
                  <wp:docPr id="729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40"/>
                          <a:srcRect/>
                          <a:stretch>
                            <a:fillRect/>
                          </a:stretch>
                        </pic:blipFill>
                        <pic:spPr>
                          <a:xfrm>
                            <a:off x="0" y="0"/>
                            <a:ext cx="2621217" cy="1440000"/>
                          </a:xfrm>
                          <a:prstGeom prst="rect">
                            <a:avLst/>
                          </a:prstGeom>
                          <a:ln/>
                        </pic:spPr>
                      </pic:pic>
                    </a:graphicData>
                  </a:graphic>
                </wp:inline>
              </w:drawing>
            </w:r>
          </w:p>
          <w:p w14:paraId="0000014E" w14:textId="77777777" w:rsidR="000945CE" w:rsidRDefault="007E2490">
            <w:pPr>
              <w:widowControl w:val="0"/>
              <w:spacing w:line="240" w:lineRule="auto"/>
            </w:pPr>
            <w:r>
              <w:rPr>
                <w:b/>
              </w:rPr>
              <w:t xml:space="preserve">Video: </w:t>
            </w:r>
            <w:r>
              <w:t>835201_v4</w:t>
            </w:r>
          </w:p>
        </w:tc>
      </w:tr>
    </w:tbl>
    <w:p w14:paraId="0000014F" w14:textId="77777777" w:rsidR="000945CE" w:rsidRDefault="000945CE">
      <w:pPr>
        <w:spacing w:after="120" w:line="240" w:lineRule="auto"/>
      </w:pPr>
    </w:p>
    <w:p w14:paraId="00000150" w14:textId="77777777" w:rsidR="000945CE" w:rsidRPr="00D41C43" w:rsidRDefault="007E2490">
      <w:pPr>
        <w:spacing w:after="120" w:line="240" w:lineRule="auto"/>
        <w:rPr>
          <w:i/>
        </w:rPr>
      </w:pPr>
      <w:r w:rsidRPr="00D41C43">
        <w:rPr>
          <w:i/>
        </w:rPr>
        <w:t>Normativa para el mecanizado</w:t>
      </w:r>
    </w:p>
    <w:p w14:paraId="00000151" w14:textId="77777777" w:rsidR="000945CE" w:rsidRDefault="000945CE"/>
    <w:tbl>
      <w:tblPr>
        <w:tblStyle w:val="a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7513783E" w14:textId="77777777">
        <w:trPr>
          <w:trHeight w:val="444"/>
        </w:trPr>
        <w:tc>
          <w:tcPr>
            <w:tcW w:w="13422" w:type="dxa"/>
            <w:shd w:val="clear" w:color="auto" w:fill="8DB3E2"/>
          </w:tcPr>
          <w:p w14:paraId="00000152" w14:textId="77777777" w:rsidR="000945CE" w:rsidRDefault="007E2490">
            <w:pPr>
              <w:pStyle w:val="Ttulo1"/>
              <w:jc w:val="center"/>
              <w:outlineLvl w:val="0"/>
              <w:rPr>
                <w:sz w:val="22"/>
                <w:szCs w:val="22"/>
              </w:rPr>
            </w:pPr>
            <w:r>
              <w:rPr>
                <w:sz w:val="22"/>
                <w:szCs w:val="22"/>
              </w:rPr>
              <w:lastRenderedPageBreak/>
              <w:t>Cuadro de texto</w:t>
            </w:r>
          </w:p>
        </w:tc>
      </w:tr>
      <w:tr w:rsidR="000945CE" w14:paraId="06F8E700" w14:textId="77777777">
        <w:tc>
          <w:tcPr>
            <w:tcW w:w="13422" w:type="dxa"/>
          </w:tcPr>
          <w:p w14:paraId="00000153" w14:textId="5083560E" w:rsidR="000945CE" w:rsidRDefault="007E2490">
            <w:pPr>
              <w:pBdr>
                <w:top w:val="nil"/>
                <w:left w:val="nil"/>
                <w:bottom w:val="nil"/>
                <w:right w:val="nil"/>
                <w:between w:val="nil"/>
              </w:pBdr>
              <w:spacing w:after="120" w:line="276" w:lineRule="auto"/>
              <w:rPr>
                <w:color w:val="000000"/>
              </w:rPr>
            </w:pPr>
            <w:r>
              <w:rPr>
                <w:color w:val="000000"/>
              </w:rPr>
              <w:t>Las normas para mecanizar materiales se enfocan principalmente en la seguridad del operador de la máquina herramienta y pueden cambiar de acuerdo con el proceso de mecanizado que se vaya a ejecutar, con el material que se vaya a mecanizar, si el mecanizado es formativo o productivo</w:t>
            </w:r>
            <w:r w:rsidR="00705522">
              <w:rPr>
                <w:color w:val="000000"/>
              </w:rPr>
              <w:t>,</w:t>
            </w:r>
            <w:r>
              <w:rPr>
                <w:color w:val="000000"/>
              </w:rPr>
              <w:t xml:space="preserve"> etc. </w:t>
            </w:r>
          </w:p>
          <w:p w14:paraId="00000154" w14:textId="77777777" w:rsidR="000945CE" w:rsidRDefault="000945CE">
            <w:pPr>
              <w:rPr>
                <w:color w:val="BFBFBF"/>
              </w:rPr>
            </w:pPr>
          </w:p>
        </w:tc>
      </w:tr>
    </w:tbl>
    <w:p w14:paraId="00000155" w14:textId="77777777" w:rsidR="000945CE" w:rsidRDefault="000945CE"/>
    <w:tbl>
      <w:tblPr>
        <w:tblStyle w:val="a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8661"/>
        <w:gridCol w:w="3216"/>
      </w:tblGrid>
      <w:tr w:rsidR="000945CE" w14:paraId="15C2A3E0" w14:textId="77777777">
        <w:trPr>
          <w:trHeight w:val="580"/>
        </w:trPr>
        <w:tc>
          <w:tcPr>
            <w:tcW w:w="1535" w:type="dxa"/>
            <w:shd w:val="clear" w:color="auto" w:fill="C9DAF8"/>
            <w:tcMar>
              <w:top w:w="100" w:type="dxa"/>
              <w:left w:w="100" w:type="dxa"/>
              <w:bottom w:w="100" w:type="dxa"/>
              <w:right w:w="100" w:type="dxa"/>
            </w:tcMar>
          </w:tcPr>
          <w:p w14:paraId="00000156" w14:textId="77777777" w:rsidR="000945CE" w:rsidRDefault="007E2490">
            <w:pPr>
              <w:widowControl w:val="0"/>
              <w:pBdr>
                <w:top w:val="nil"/>
                <w:left w:val="nil"/>
                <w:bottom w:val="nil"/>
                <w:right w:val="nil"/>
                <w:between w:val="nil"/>
              </w:pBdr>
              <w:spacing w:line="240" w:lineRule="auto"/>
              <w:rPr>
                <w:b/>
              </w:rPr>
            </w:pPr>
            <w:r>
              <w:rPr>
                <w:b/>
              </w:rPr>
              <w:t>Tipo de recurso</w:t>
            </w:r>
          </w:p>
        </w:tc>
        <w:tc>
          <w:tcPr>
            <w:tcW w:w="11877" w:type="dxa"/>
            <w:gridSpan w:val="2"/>
            <w:shd w:val="clear" w:color="auto" w:fill="C9DAF8"/>
            <w:tcMar>
              <w:top w:w="100" w:type="dxa"/>
              <w:left w:w="100" w:type="dxa"/>
              <w:bottom w:w="100" w:type="dxa"/>
              <w:right w:w="100" w:type="dxa"/>
            </w:tcMar>
          </w:tcPr>
          <w:p w14:paraId="00000157" w14:textId="2DDADB51" w:rsidR="000945CE" w:rsidRDefault="007E2490">
            <w:pPr>
              <w:pStyle w:val="Ttulo"/>
              <w:widowControl w:val="0"/>
              <w:spacing w:line="240" w:lineRule="auto"/>
              <w:jc w:val="center"/>
              <w:rPr>
                <w:sz w:val="22"/>
                <w:szCs w:val="22"/>
              </w:rPr>
            </w:pPr>
            <w:r>
              <w:rPr>
                <w:sz w:val="22"/>
                <w:szCs w:val="22"/>
              </w:rPr>
              <w:t xml:space="preserve">Tarjetas </w:t>
            </w:r>
            <w:r w:rsidR="008379F6">
              <w:rPr>
                <w:sz w:val="22"/>
                <w:szCs w:val="22"/>
              </w:rPr>
              <w:t>a</w:t>
            </w:r>
            <w:r>
              <w:rPr>
                <w:sz w:val="22"/>
                <w:szCs w:val="22"/>
              </w:rPr>
              <w:t>vatar</w:t>
            </w:r>
          </w:p>
        </w:tc>
      </w:tr>
      <w:tr w:rsidR="000945CE" w14:paraId="671576AE" w14:textId="77777777">
        <w:tc>
          <w:tcPr>
            <w:tcW w:w="1535" w:type="dxa"/>
            <w:shd w:val="clear" w:color="auto" w:fill="auto"/>
            <w:tcMar>
              <w:top w:w="100" w:type="dxa"/>
              <w:left w:w="100" w:type="dxa"/>
              <w:bottom w:w="100" w:type="dxa"/>
              <w:right w:w="100" w:type="dxa"/>
            </w:tcMar>
          </w:tcPr>
          <w:p w14:paraId="00000159" w14:textId="77777777" w:rsidR="000945CE" w:rsidRDefault="007E2490">
            <w:pPr>
              <w:widowControl w:val="0"/>
              <w:pBdr>
                <w:top w:val="nil"/>
                <w:left w:val="nil"/>
                <w:bottom w:val="nil"/>
                <w:right w:val="nil"/>
                <w:between w:val="nil"/>
              </w:pBdr>
              <w:spacing w:line="240" w:lineRule="auto"/>
              <w:rPr>
                <w:b/>
              </w:rPr>
            </w:pPr>
            <w:r>
              <w:rPr>
                <w:b/>
              </w:rPr>
              <w:t>Introducción</w:t>
            </w:r>
          </w:p>
        </w:tc>
        <w:tc>
          <w:tcPr>
            <w:tcW w:w="11877" w:type="dxa"/>
            <w:gridSpan w:val="2"/>
            <w:shd w:val="clear" w:color="auto" w:fill="auto"/>
            <w:tcMar>
              <w:top w:w="100" w:type="dxa"/>
              <w:left w:w="100" w:type="dxa"/>
              <w:bottom w:w="100" w:type="dxa"/>
              <w:right w:w="100" w:type="dxa"/>
            </w:tcMar>
          </w:tcPr>
          <w:p w14:paraId="0000015A" w14:textId="208EB1C7" w:rsidR="000945CE" w:rsidRDefault="00664BF8">
            <w:pPr>
              <w:widowControl w:val="0"/>
              <w:spacing w:line="240" w:lineRule="auto"/>
              <w:rPr>
                <w:color w:val="999999"/>
              </w:rPr>
            </w:pPr>
            <w:r>
              <w:t xml:space="preserve">A </w:t>
            </w:r>
            <w:r w:rsidR="007E2490">
              <w:t>continuación</w:t>
            </w:r>
            <w:r w:rsidR="00705522">
              <w:t>,</w:t>
            </w:r>
            <w:r w:rsidR="007E2490">
              <w:t xml:space="preserve"> un resumen de las normas más importantes para tener en cuenta si</w:t>
            </w:r>
            <w:r>
              <w:t xml:space="preserve"> se</w:t>
            </w:r>
            <w:r w:rsidR="007E2490">
              <w:t xml:space="preserve"> va a mecanizar con máquinas de control numérico NC</w:t>
            </w:r>
            <w:r>
              <w:t>.</w:t>
            </w:r>
          </w:p>
        </w:tc>
      </w:tr>
      <w:tr w:rsidR="000945CE" w14:paraId="7C991536" w14:textId="77777777">
        <w:trPr>
          <w:trHeight w:val="420"/>
        </w:trPr>
        <w:tc>
          <w:tcPr>
            <w:tcW w:w="10196" w:type="dxa"/>
            <w:gridSpan w:val="2"/>
            <w:shd w:val="clear" w:color="auto" w:fill="auto"/>
            <w:tcMar>
              <w:top w:w="100" w:type="dxa"/>
              <w:left w:w="100" w:type="dxa"/>
              <w:bottom w:w="100" w:type="dxa"/>
              <w:right w:w="100" w:type="dxa"/>
            </w:tcMar>
          </w:tcPr>
          <w:p w14:paraId="0000015C" w14:textId="77777777" w:rsidR="000945CE" w:rsidRDefault="007E2490">
            <w:pPr>
              <w:widowControl w:val="0"/>
              <w:pBdr>
                <w:top w:val="nil"/>
                <w:left w:val="nil"/>
                <w:bottom w:val="nil"/>
                <w:right w:val="nil"/>
                <w:between w:val="nil"/>
              </w:pBdr>
              <w:spacing w:line="240" w:lineRule="auto"/>
              <w:rPr>
                <w:b/>
              </w:rPr>
            </w:pPr>
            <w:r>
              <w:rPr>
                <w:b/>
              </w:rPr>
              <w:t>Elementos de protección personal</w:t>
            </w:r>
          </w:p>
          <w:p w14:paraId="0000015D" w14:textId="41A61A83" w:rsidR="000945CE" w:rsidRDefault="007E2490">
            <w:pPr>
              <w:widowControl w:val="0"/>
              <w:pBdr>
                <w:top w:val="nil"/>
                <w:left w:val="nil"/>
                <w:bottom w:val="nil"/>
                <w:right w:val="nil"/>
                <w:between w:val="nil"/>
              </w:pBdr>
              <w:spacing w:line="240" w:lineRule="auto"/>
              <w:rPr>
                <w:b/>
              </w:rPr>
            </w:pPr>
            <w:r>
              <w:t xml:space="preserve">Utilizar </w:t>
            </w:r>
            <w:r w:rsidR="004A028E">
              <w:t xml:space="preserve">los </w:t>
            </w:r>
            <w:r>
              <w:t>indicados para cada área</w:t>
            </w:r>
            <w:r w:rsidR="004A028E">
              <w:t>;</w:t>
            </w:r>
            <w:r>
              <w:t xml:space="preserve"> generalmente son: gafas de protección, calzado de seguridad con puntera, ropa de trabajo según las indicaciones, así como los protectores para oídos.</w:t>
            </w:r>
          </w:p>
        </w:tc>
        <w:tc>
          <w:tcPr>
            <w:tcW w:w="3216" w:type="dxa"/>
            <w:shd w:val="clear" w:color="auto" w:fill="auto"/>
            <w:tcMar>
              <w:top w:w="100" w:type="dxa"/>
              <w:left w:w="100" w:type="dxa"/>
              <w:bottom w:w="100" w:type="dxa"/>
              <w:right w:w="100" w:type="dxa"/>
            </w:tcMar>
          </w:tcPr>
          <w:p w14:paraId="0000015F" w14:textId="77777777" w:rsidR="000945CE" w:rsidRDefault="007E2490">
            <w:pPr>
              <w:widowControl w:val="0"/>
              <w:pBdr>
                <w:top w:val="nil"/>
                <w:left w:val="nil"/>
                <w:bottom w:val="nil"/>
                <w:right w:val="nil"/>
                <w:between w:val="nil"/>
              </w:pBdr>
              <w:spacing w:line="240" w:lineRule="auto"/>
              <w:rPr>
                <w:b/>
                <w:color w:val="999999"/>
              </w:rPr>
            </w:pPr>
            <w:r>
              <w:rPr>
                <w:b/>
                <w:color w:val="999999"/>
              </w:rPr>
              <w:t xml:space="preserve">Ícono relacionado con la explicación o </w:t>
            </w:r>
            <w:sdt>
              <w:sdtPr>
                <w:tag w:val="goog_rdk_22"/>
                <w:id w:val="2062362012"/>
              </w:sdtPr>
              <w:sdtContent>
                <w:commentRangeStart w:id="80"/>
              </w:sdtContent>
            </w:sdt>
            <w:r>
              <w:rPr>
                <w:b/>
                <w:color w:val="999999"/>
              </w:rPr>
              <w:t>información</w:t>
            </w:r>
            <w:commentRangeEnd w:id="80"/>
            <w:r>
              <w:commentReference w:id="80"/>
            </w:r>
          </w:p>
          <w:p w14:paraId="00000160" w14:textId="77777777" w:rsidR="000945CE" w:rsidRDefault="007E2490">
            <w:pPr>
              <w:widowControl w:val="0"/>
              <w:spacing w:line="240" w:lineRule="auto"/>
            </w:pPr>
            <w:r>
              <w:rPr>
                <w:noProof/>
                <w:lang w:val="es-CO" w:eastAsia="es-CO"/>
              </w:rPr>
              <w:drawing>
                <wp:inline distT="0" distB="0" distL="0" distR="0" wp14:anchorId="17821F4B" wp14:editId="75F72BED">
                  <wp:extent cx="720000" cy="720000"/>
                  <wp:effectExtent l="0" t="0" r="0" b="0"/>
                  <wp:docPr id="7291" name="image58.png" descr="agente de seguridad icono gratis"/>
                  <wp:cNvGraphicFramePr/>
                  <a:graphic xmlns:a="http://schemas.openxmlformats.org/drawingml/2006/main">
                    <a:graphicData uri="http://schemas.openxmlformats.org/drawingml/2006/picture">
                      <pic:pic xmlns:pic="http://schemas.openxmlformats.org/drawingml/2006/picture">
                        <pic:nvPicPr>
                          <pic:cNvPr id="0" name="image58.png" descr="agente de seguridad icono gratis"/>
                          <pic:cNvPicPr preferRelativeResize="0"/>
                        </pic:nvPicPr>
                        <pic:blipFill>
                          <a:blip r:embed="rId41"/>
                          <a:srcRect/>
                          <a:stretch>
                            <a:fillRect/>
                          </a:stretch>
                        </pic:blipFill>
                        <pic:spPr>
                          <a:xfrm>
                            <a:off x="0" y="0"/>
                            <a:ext cx="720000" cy="720000"/>
                          </a:xfrm>
                          <a:prstGeom prst="rect">
                            <a:avLst/>
                          </a:prstGeom>
                          <a:ln/>
                        </pic:spPr>
                      </pic:pic>
                    </a:graphicData>
                  </a:graphic>
                </wp:inline>
              </w:drawing>
            </w:r>
          </w:p>
          <w:p w14:paraId="00000161" w14:textId="77777777" w:rsidR="000945CE" w:rsidRDefault="007E2490">
            <w:pPr>
              <w:widowControl w:val="0"/>
              <w:spacing w:line="240" w:lineRule="auto"/>
            </w:pPr>
            <w:r>
              <w:rPr>
                <w:b/>
              </w:rPr>
              <w:t>Imagen</w:t>
            </w:r>
            <w:r>
              <w:rPr>
                <w:color w:val="666666"/>
              </w:rPr>
              <w:t xml:space="preserve"> 835201_i18</w:t>
            </w:r>
          </w:p>
        </w:tc>
      </w:tr>
      <w:tr w:rsidR="000945CE" w14:paraId="17CFAD49" w14:textId="77777777">
        <w:trPr>
          <w:trHeight w:val="420"/>
        </w:trPr>
        <w:tc>
          <w:tcPr>
            <w:tcW w:w="10196" w:type="dxa"/>
            <w:gridSpan w:val="2"/>
            <w:shd w:val="clear" w:color="auto" w:fill="auto"/>
            <w:tcMar>
              <w:top w:w="100" w:type="dxa"/>
              <w:left w:w="100" w:type="dxa"/>
              <w:bottom w:w="100" w:type="dxa"/>
              <w:right w:w="100" w:type="dxa"/>
            </w:tcMar>
          </w:tcPr>
          <w:p w14:paraId="00000162" w14:textId="77777777" w:rsidR="000945CE" w:rsidRDefault="007E2490">
            <w:pPr>
              <w:widowControl w:val="0"/>
              <w:spacing w:line="240" w:lineRule="auto"/>
              <w:rPr>
                <w:b/>
              </w:rPr>
            </w:pPr>
            <w:r>
              <w:rPr>
                <w:b/>
              </w:rPr>
              <w:t>Recomendaciones del fabricante</w:t>
            </w:r>
          </w:p>
          <w:p w14:paraId="00000163" w14:textId="1C53FCDE" w:rsidR="000945CE" w:rsidRDefault="007E2490">
            <w:pPr>
              <w:widowControl w:val="0"/>
              <w:spacing w:line="240" w:lineRule="auto"/>
              <w:rPr>
                <w:b/>
              </w:rPr>
            </w:pPr>
            <w:proofErr w:type="gramStart"/>
            <w:r>
              <w:t>La m</w:t>
            </w:r>
            <w:r w:rsidR="00920267">
              <w:t>á</w:t>
            </w:r>
            <w:r>
              <w:t>quinas</w:t>
            </w:r>
            <w:proofErr w:type="gramEnd"/>
            <w:r>
              <w:t xml:space="preserve"> se deben utilizar de acuerdo con las recomendaciones del fabricante o proveedor.</w:t>
            </w:r>
          </w:p>
        </w:tc>
        <w:tc>
          <w:tcPr>
            <w:tcW w:w="3216" w:type="dxa"/>
            <w:shd w:val="clear" w:color="auto" w:fill="auto"/>
            <w:tcMar>
              <w:top w:w="100" w:type="dxa"/>
              <w:left w:w="100" w:type="dxa"/>
              <w:bottom w:w="100" w:type="dxa"/>
              <w:right w:w="100" w:type="dxa"/>
            </w:tcMar>
          </w:tcPr>
          <w:p w14:paraId="00000165" w14:textId="77777777" w:rsidR="000945CE" w:rsidRDefault="007E2490">
            <w:pPr>
              <w:widowControl w:val="0"/>
              <w:spacing w:line="240" w:lineRule="auto"/>
            </w:pPr>
            <w:r>
              <w:rPr>
                <w:noProof/>
                <w:lang w:val="es-CO" w:eastAsia="es-CO"/>
              </w:rPr>
              <w:drawing>
                <wp:inline distT="0" distB="0" distL="0" distR="0" wp14:anchorId="265D1F55" wp14:editId="5D87B9A6">
                  <wp:extent cx="720000" cy="720000"/>
                  <wp:effectExtent l="0" t="0" r="0" b="0"/>
                  <wp:docPr id="7292" name="image60.png" descr="recomendado icono gratis"/>
                  <wp:cNvGraphicFramePr/>
                  <a:graphic xmlns:a="http://schemas.openxmlformats.org/drawingml/2006/main">
                    <a:graphicData uri="http://schemas.openxmlformats.org/drawingml/2006/picture">
                      <pic:pic xmlns:pic="http://schemas.openxmlformats.org/drawingml/2006/picture">
                        <pic:nvPicPr>
                          <pic:cNvPr id="0" name="image60.png" descr="recomendado icono gratis"/>
                          <pic:cNvPicPr preferRelativeResize="0"/>
                        </pic:nvPicPr>
                        <pic:blipFill>
                          <a:blip r:embed="rId42"/>
                          <a:srcRect/>
                          <a:stretch>
                            <a:fillRect/>
                          </a:stretch>
                        </pic:blipFill>
                        <pic:spPr>
                          <a:xfrm>
                            <a:off x="0" y="0"/>
                            <a:ext cx="720000" cy="720000"/>
                          </a:xfrm>
                          <a:prstGeom prst="rect">
                            <a:avLst/>
                          </a:prstGeom>
                          <a:ln/>
                        </pic:spPr>
                      </pic:pic>
                    </a:graphicData>
                  </a:graphic>
                </wp:inline>
              </w:drawing>
            </w:r>
          </w:p>
          <w:p w14:paraId="00000166" w14:textId="77777777" w:rsidR="000945CE" w:rsidRDefault="007E2490">
            <w:pPr>
              <w:widowControl w:val="0"/>
              <w:spacing w:line="240" w:lineRule="auto"/>
              <w:rPr>
                <w:b/>
              </w:rPr>
            </w:pPr>
            <w:r>
              <w:rPr>
                <w:b/>
              </w:rPr>
              <w:t xml:space="preserve">Imagen: </w:t>
            </w:r>
            <w:r>
              <w:rPr>
                <w:color w:val="666666"/>
              </w:rPr>
              <w:t>835201_i19</w:t>
            </w:r>
          </w:p>
        </w:tc>
      </w:tr>
      <w:tr w:rsidR="000945CE" w14:paraId="153775F4" w14:textId="77777777">
        <w:trPr>
          <w:trHeight w:val="420"/>
        </w:trPr>
        <w:tc>
          <w:tcPr>
            <w:tcW w:w="10196" w:type="dxa"/>
            <w:gridSpan w:val="2"/>
            <w:shd w:val="clear" w:color="auto" w:fill="auto"/>
            <w:tcMar>
              <w:top w:w="100" w:type="dxa"/>
              <w:left w:w="100" w:type="dxa"/>
              <w:bottom w:w="100" w:type="dxa"/>
              <w:right w:w="100" w:type="dxa"/>
            </w:tcMar>
          </w:tcPr>
          <w:p w14:paraId="00000167" w14:textId="77777777" w:rsidR="000945CE" w:rsidRDefault="007E2490">
            <w:pPr>
              <w:widowControl w:val="0"/>
              <w:spacing w:line="240" w:lineRule="auto"/>
              <w:rPr>
                <w:b/>
              </w:rPr>
            </w:pPr>
            <w:r>
              <w:rPr>
                <w:b/>
              </w:rPr>
              <w:lastRenderedPageBreak/>
              <w:t>Iluminación</w:t>
            </w:r>
          </w:p>
          <w:p w14:paraId="00000168" w14:textId="77777777" w:rsidR="000945CE" w:rsidRDefault="007E2490">
            <w:pPr>
              <w:spacing w:after="120" w:line="240" w:lineRule="auto"/>
            </w:pPr>
            <w:r>
              <w:t>El espacio de trabajo debe tener la mejor iluminación posible.</w:t>
            </w:r>
          </w:p>
          <w:p w14:paraId="00000169" w14:textId="77777777" w:rsidR="000945CE" w:rsidRDefault="000945CE">
            <w:pPr>
              <w:widowControl w:val="0"/>
              <w:spacing w:line="240" w:lineRule="auto"/>
              <w:rPr>
                <w:b/>
              </w:rPr>
            </w:pPr>
          </w:p>
        </w:tc>
        <w:tc>
          <w:tcPr>
            <w:tcW w:w="3216" w:type="dxa"/>
            <w:shd w:val="clear" w:color="auto" w:fill="auto"/>
            <w:tcMar>
              <w:top w:w="100" w:type="dxa"/>
              <w:left w:w="100" w:type="dxa"/>
              <w:bottom w:w="100" w:type="dxa"/>
              <w:right w:w="100" w:type="dxa"/>
            </w:tcMar>
          </w:tcPr>
          <w:p w14:paraId="0000016B" w14:textId="77777777" w:rsidR="000945CE" w:rsidRDefault="007E2490">
            <w:pPr>
              <w:widowControl w:val="0"/>
              <w:spacing w:line="240" w:lineRule="auto"/>
            </w:pPr>
            <w:r>
              <w:rPr>
                <w:noProof/>
                <w:lang w:val="es-CO" w:eastAsia="es-CO"/>
              </w:rPr>
              <w:drawing>
                <wp:inline distT="0" distB="0" distL="0" distR="0" wp14:anchorId="3AE9F0DE" wp14:editId="3BCA4D24">
                  <wp:extent cx="720000" cy="720000"/>
                  <wp:effectExtent l="0" t="0" r="0" b="0"/>
                  <wp:docPr id="72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720000" cy="720000"/>
                          </a:xfrm>
                          <a:prstGeom prst="rect">
                            <a:avLst/>
                          </a:prstGeom>
                          <a:ln/>
                        </pic:spPr>
                      </pic:pic>
                    </a:graphicData>
                  </a:graphic>
                </wp:inline>
              </w:drawing>
            </w:r>
          </w:p>
          <w:p w14:paraId="0000016C" w14:textId="77777777" w:rsidR="000945CE" w:rsidRDefault="007E2490">
            <w:pPr>
              <w:widowControl w:val="0"/>
              <w:spacing w:line="240" w:lineRule="auto"/>
              <w:rPr>
                <w:b/>
              </w:rPr>
            </w:pPr>
            <w:r>
              <w:rPr>
                <w:b/>
              </w:rPr>
              <w:t xml:space="preserve">Imagen: </w:t>
            </w:r>
            <w:r>
              <w:rPr>
                <w:color w:val="666666"/>
              </w:rPr>
              <w:t>835201_i20</w:t>
            </w:r>
          </w:p>
        </w:tc>
      </w:tr>
      <w:tr w:rsidR="000945CE" w14:paraId="0BB4E078" w14:textId="77777777">
        <w:trPr>
          <w:trHeight w:val="420"/>
        </w:trPr>
        <w:tc>
          <w:tcPr>
            <w:tcW w:w="10196" w:type="dxa"/>
            <w:gridSpan w:val="2"/>
            <w:shd w:val="clear" w:color="auto" w:fill="auto"/>
            <w:tcMar>
              <w:top w:w="100" w:type="dxa"/>
              <w:left w:w="100" w:type="dxa"/>
              <w:bottom w:w="100" w:type="dxa"/>
              <w:right w:w="100" w:type="dxa"/>
            </w:tcMar>
          </w:tcPr>
          <w:p w14:paraId="0000016D" w14:textId="77777777" w:rsidR="000945CE" w:rsidRDefault="007E2490">
            <w:pPr>
              <w:widowControl w:val="0"/>
              <w:spacing w:line="240" w:lineRule="auto"/>
              <w:rPr>
                <w:b/>
              </w:rPr>
            </w:pPr>
            <w:r>
              <w:rPr>
                <w:b/>
              </w:rPr>
              <w:t>Orden y aseo</w:t>
            </w:r>
          </w:p>
          <w:p w14:paraId="0000016E" w14:textId="4A7962A4" w:rsidR="000945CE" w:rsidRDefault="007B7EF4">
            <w:pPr>
              <w:widowControl w:val="0"/>
              <w:spacing w:line="240" w:lineRule="auto"/>
              <w:rPr>
                <w:b/>
              </w:rPr>
            </w:pPr>
            <w:r>
              <w:t>Requisitos importantes</w:t>
            </w:r>
            <w:r w:rsidR="00AD472E">
              <w:t>,</w:t>
            </w:r>
            <w:r>
              <w:t xml:space="preserve"> tanto para</w:t>
            </w:r>
            <w:r w:rsidR="007E2490">
              <w:t xml:space="preserve"> trabajar cómodamente como</w:t>
            </w:r>
            <w:r w:rsidR="00AD472E">
              <w:t xml:space="preserve"> </w:t>
            </w:r>
            <w:r w:rsidR="007E2490">
              <w:t>para evitar accidentes laborales.</w:t>
            </w:r>
          </w:p>
        </w:tc>
        <w:tc>
          <w:tcPr>
            <w:tcW w:w="3216" w:type="dxa"/>
            <w:shd w:val="clear" w:color="auto" w:fill="auto"/>
            <w:tcMar>
              <w:top w:w="100" w:type="dxa"/>
              <w:left w:w="100" w:type="dxa"/>
              <w:bottom w:w="100" w:type="dxa"/>
              <w:right w:w="100" w:type="dxa"/>
            </w:tcMar>
          </w:tcPr>
          <w:p w14:paraId="00000170" w14:textId="77777777" w:rsidR="000945CE" w:rsidRDefault="007E2490">
            <w:pPr>
              <w:widowControl w:val="0"/>
              <w:spacing w:line="240" w:lineRule="auto"/>
            </w:pPr>
            <w:r>
              <w:rPr>
                <w:noProof/>
                <w:lang w:val="es-CO" w:eastAsia="es-CO"/>
              </w:rPr>
              <w:drawing>
                <wp:inline distT="0" distB="0" distL="0" distR="0" wp14:anchorId="5AFE2569" wp14:editId="62EE03FC">
                  <wp:extent cx="720000" cy="720000"/>
                  <wp:effectExtent l="0" t="0" r="0" b="0"/>
                  <wp:docPr id="7246" name="image3.png" descr="alfabeto icono gratis"/>
                  <wp:cNvGraphicFramePr/>
                  <a:graphic xmlns:a="http://schemas.openxmlformats.org/drawingml/2006/main">
                    <a:graphicData uri="http://schemas.openxmlformats.org/drawingml/2006/picture">
                      <pic:pic xmlns:pic="http://schemas.openxmlformats.org/drawingml/2006/picture">
                        <pic:nvPicPr>
                          <pic:cNvPr id="0" name="image3.png" descr="alfabeto icono gratis"/>
                          <pic:cNvPicPr preferRelativeResize="0"/>
                        </pic:nvPicPr>
                        <pic:blipFill>
                          <a:blip r:embed="rId44"/>
                          <a:srcRect/>
                          <a:stretch>
                            <a:fillRect/>
                          </a:stretch>
                        </pic:blipFill>
                        <pic:spPr>
                          <a:xfrm>
                            <a:off x="0" y="0"/>
                            <a:ext cx="720000" cy="720000"/>
                          </a:xfrm>
                          <a:prstGeom prst="rect">
                            <a:avLst/>
                          </a:prstGeom>
                          <a:ln/>
                        </pic:spPr>
                      </pic:pic>
                    </a:graphicData>
                  </a:graphic>
                </wp:inline>
              </w:drawing>
            </w:r>
          </w:p>
          <w:p w14:paraId="00000171" w14:textId="77777777" w:rsidR="000945CE" w:rsidRDefault="007E2490">
            <w:pPr>
              <w:widowControl w:val="0"/>
              <w:spacing w:line="240" w:lineRule="auto"/>
              <w:rPr>
                <w:b/>
              </w:rPr>
            </w:pPr>
            <w:r>
              <w:rPr>
                <w:b/>
              </w:rPr>
              <w:t xml:space="preserve">Imagen: </w:t>
            </w:r>
            <w:r>
              <w:rPr>
                <w:color w:val="666666"/>
              </w:rPr>
              <w:t>835201_i21</w:t>
            </w:r>
          </w:p>
        </w:tc>
      </w:tr>
      <w:tr w:rsidR="000945CE" w14:paraId="3514125E" w14:textId="77777777">
        <w:trPr>
          <w:trHeight w:val="420"/>
        </w:trPr>
        <w:tc>
          <w:tcPr>
            <w:tcW w:w="10196" w:type="dxa"/>
            <w:gridSpan w:val="2"/>
            <w:shd w:val="clear" w:color="auto" w:fill="auto"/>
            <w:tcMar>
              <w:top w:w="100" w:type="dxa"/>
              <w:left w:w="100" w:type="dxa"/>
              <w:bottom w:w="100" w:type="dxa"/>
              <w:right w:w="100" w:type="dxa"/>
            </w:tcMar>
          </w:tcPr>
          <w:p w14:paraId="00000172" w14:textId="77777777" w:rsidR="000945CE" w:rsidRDefault="007E2490">
            <w:pPr>
              <w:widowControl w:val="0"/>
              <w:spacing w:line="240" w:lineRule="auto"/>
              <w:rPr>
                <w:b/>
              </w:rPr>
            </w:pPr>
            <w:r>
              <w:rPr>
                <w:b/>
              </w:rPr>
              <w:t>Mantenimiento de máquinas</w:t>
            </w:r>
          </w:p>
          <w:p w14:paraId="00000173" w14:textId="1854CF17" w:rsidR="000945CE" w:rsidRDefault="007E2490">
            <w:pPr>
              <w:widowControl w:val="0"/>
              <w:spacing w:line="240" w:lineRule="auto"/>
              <w:rPr>
                <w:b/>
              </w:rPr>
            </w:pPr>
            <w:r>
              <w:t xml:space="preserve"> </w:t>
            </w:r>
            <w:r w:rsidR="004625E5">
              <w:t>E</w:t>
            </w:r>
            <w:r>
              <w:t>s</w:t>
            </w:r>
            <w:r w:rsidR="004625E5">
              <w:t xml:space="preserve"> imprescindible </w:t>
            </w:r>
            <w:r>
              <w:t>revisar los niveles de aceite y lubricación</w:t>
            </w:r>
            <w:r w:rsidR="00AD472E">
              <w:t xml:space="preserve">; </w:t>
            </w:r>
            <w:r w:rsidR="00B8178E">
              <w:t>asimismo</w:t>
            </w:r>
            <w:r w:rsidR="00AD472E">
              <w:t xml:space="preserve">, </w:t>
            </w:r>
            <w:r>
              <w:t>estar atento a partes defectuosa</w:t>
            </w:r>
            <w:r w:rsidR="00B8178E">
              <w:t>,</w:t>
            </w:r>
            <w:r>
              <w:t xml:space="preserve"> </w:t>
            </w:r>
            <w:r w:rsidR="00B8178E">
              <w:t>entre otros</w:t>
            </w:r>
            <w:r>
              <w:t>.</w:t>
            </w:r>
          </w:p>
        </w:tc>
        <w:tc>
          <w:tcPr>
            <w:tcW w:w="3216" w:type="dxa"/>
            <w:shd w:val="clear" w:color="auto" w:fill="auto"/>
            <w:tcMar>
              <w:top w:w="100" w:type="dxa"/>
              <w:left w:w="100" w:type="dxa"/>
              <w:bottom w:w="100" w:type="dxa"/>
              <w:right w:w="100" w:type="dxa"/>
            </w:tcMar>
          </w:tcPr>
          <w:p w14:paraId="00000175" w14:textId="77777777" w:rsidR="000945CE" w:rsidRDefault="007E2490">
            <w:pPr>
              <w:widowControl w:val="0"/>
              <w:spacing w:line="240" w:lineRule="auto"/>
            </w:pPr>
            <w:r>
              <w:rPr>
                <w:noProof/>
                <w:lang w:val="es-CO" w:eastAsia="es-CO"/>
              </w:rPr>
              <w:drawing>
                <wp:inline distT="0" distB="0" distL="0" distR="0" wp14:anchorId="601BC864" wp14:editId="24E3891C">
                  <wp:extent cx="720000" cy="720000"/>
                  <wp:effectExtent l="0" t="0" r="0" b="0"/>
                  <wp:docPr id="7247" name="image15.png" descr="mantenimiento icono gratis"/>
                  <wp:cNvGraphicFramePr/>
                  <a:graphic xmlns:a="http://schemas.openxmlformats.org/drawingml/2006/main">
                    <a:graphicData uri="http://schemas.openxmlformats.org/drawingml/2006/picture">
                      <pic:pic xmlns:pic="http://schemas.openxmlformats.org/drawingml/2006/picture">
                        <pic:nvPicPr>
                          <pic:cNvPr id="0" name="image15.png" descr="mantenimiento icono gratis"/>
                          <pic:cNvPicPr preferRelativeResize="0"/>
                        </pic:nvPicPr>
                        <pic:blipFill>
                          <a:blip r:embed="rId45"/>
                          <a:srcRect/>
                          <a:stretch>
                            <a:fillRect/>
                          </a:stretch>
                        </pic:blipFill>
                        <pic:spPr>
                          <a:xfrm>
                            <a:off x="0" y="0"/>
                            <a:ext cx="720000" cy="720000"/>
                          </a:xfrm>
                          <a:prstGeom prst="rect">
                            <a:avLst/>
                          </a:prstGeom>
                          <a:ln/>
                        </pic:spPr>
                      </pic:pic>
                    </a:graphicData>
                  </a:graphic>
                </wp:inline>
              </w:drawing>
            </w:r>
          </w:p>
          <w:p w14:paraId="00000176" w14:textId="77777777" w:rsidR="000945CE" w:rsidRDefault="007E2490">
            <w:pPr>
              <w:widowControl w:val="0"/>
              <w:spacing w:line="240" w:lineRule="auto"/>
              <w:rPr>
                <w:b/>
              </w:rPr>
            </w:pPr>
            <w:r>
              <w:rPr>
                <w:b/>
              </w:rPr>
              <w:t xml:space="preserve">Imagen: </w:t>
            </w:r>
            <w:r>
              <w:rPr>
                <w:color w:val="666666"/>
              </w:rPr>
              <w:t>835201_i22</w:t>
            </w:r>
          </w:p>
        </w:tc>
      </w:tr>
    </w:tbl>
    <w:p w14:paraId="00000177" w14:textId="77777777" w:rsidR="000945CE" w:rsidRDefault="000945CE"/>
    <w:tbl>
      <w:tblPr>
        <w:tblStyle w:val="afff5"/>
        <w:tblW w:w="134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62"/>
      </w:tblGrid>
      <w:tr w:rsidR="000945CE" w14:paraId="5E117185" w14:textId="77777777">
        <w:trPr>
          <w:trHeight w:val="444"/>
        </w:trPr>
        <w:tc>
          <w:tcPr>
            <w:tcW w:w="13462" w:type="dxa"/>
            <w:shd w:val="clear" w:color="auto" w:fill="8DB3E2"/>
          </w:tcPr>
          <w:p w14:paraId="00000178" w14:textId="77777777" w:rsidR="000945CE" w:rsidRDefault="007E2490">
            <w:pPr>
              <w:pStyle w:val="Ttulo1"/>
              <w:jc w:val="center"/>
              <w:outlineLvl w:val="0"/>
              <w:rPr>
                <w:sz w:val="22"/>
                <w:szCs w:val="22"/>
              </w:rPr>
            </w:pPr>
            <w:r>
              <w:rPr>
                <w:sz w:val="22"/>
                <w:szCs w:val="22"/>
              </w:rPr>
              <w:t>Cuadro de texto</w:t>
            </w:r>
          </w:p>
        </w:tc>
      </w:tr>
      <w:tr w:rsidR="000945CE" w14:paraId="0F32CF26" w14:textId="77777777">
        <w:tc>
          <w:tcPr>
            <w:tcW w:w="13462" w:type="dxa"/>
          </w:tcPr>
          <w:p w14:paraId="00000179" w14:textId="078ECACA" w:rsidR="000945CE" w:rsidRDefault="007E2490">
            <w:pPr>
              <w:pBdr>
                <w:top w:val="nil"/>
                <w:left w:val="nil"/>
                <w:bottom w:val="nil"/>
                <w:right w:val="nil"/>
                <w:between w:val="nil"/>
              </w:pBdr>
              <w:spacing w:after="120" w:line="276" w:lineRule="auto"/>
              <w:rPr>
                <w:color w:val="000000"/>
              </w:rPr>
            </w:pPr>
            <w:r>
              <w:rPr>
                <w:color w:val="000000"/>
              </w:rPr>
              <w:t xml:space="preserve">Para ampliar la información de la normativa para el mecanizado, </w:t>
            </w:r>
            <w:r w:rsidR="00881A8C">
              <w:rPr>
                <w:color w:val="000000"/>
              </w:rPr>
              <w:t xml:space="preserve">se sugiere revisar el </w:t>
            </w:r>
            <w:r>
              <w:rPr>
                <w:color w:val="000000"/>
              </w:rPr>
              <w:t>material complementari</w:t>
            </w:r>
            <w:sdt>
              <w:sdtPr>
                <w:tag w:val="goog_rdk_23"/>
                <w:id w:val="-1132871531"/>
              </w:sdtPr>
              <w:sdtContent>
                <w:commentRangeStart w:id="81"/>
              </w:sdtContent>
            </w:sdt>
            <w:r>
              <w:rPr>
                <w:color w:val="000000"/>
              </w:rPr>
              <w:t>o</w:t>
            </w:r>
            <w:commentRangeEnd w:id="81"/>
            <w:r>
              <w:commentReference w:id="81"/>
            </w:r>
            <w:r w:rsidR="00881A8C">
              <w:rPr>
                <w:color w:val="000000"/>
              </w:rPr>
              <w:t xml:space="preserve"> disponible en este recurso educativo</w:t>
            </w:r>
            <w:r>
              <w:rPr>
                <w:color w:val="000000"/>
              </w:rPr>
              <w:t xml:space="preserve">. </w:t>
            </w:r>
            <w:r>
              <w:rPr>
                <w:noProof/>
                <w:lang w:val="es-CO" w:eastAsia="es-CO"/>
              </w:rPr>
              <mc:AlternateContent>
                <mc:Choice Requires="wps">
                  <w:drawing>
                    <wp:anchor distT="0" distB="0" distL="114300" distR="114300" simplePos="0" relativeHeight="251663360" behindDoc="0" locked="0" layoutInCell="1" hidden="0" allowOverlap="1" wp14:anchorId="480FB669" wp14:editId="1DD5BFAD">
                      <wp:simplePos x="0" y="0"/>
                      <wp:positionH relativeFrom="column">
                        <wp:posOffset>8382000</wp:posOffset>
                      </wp:positionH>
                      <wp:positionV relativeFrom="paragraph">
                        <wp:posOffset>25400</wp:posOffset>
                      </wp:positionV>
                      <wp:extent cx="704850" cy="266700"/>
                      <wp:effectExtent l="0" t="0" r="0" b="0"/>
                      <wp:wrapSquare wrapText="bothSides" distT="0" distB="0" distL="114300" distR="114300"/>
                      <wp:docPr id="7234" name="Rectángulo 7234"/>
                      <wp:cNvGraphicFramePr/>
                      <a:graphic xmlns:a="http://schemas.openxmlformats.org/drawingml/2006/main">
                        <a:graphicData uri="http://schemas.microsoft.com/office/word/2010/wordprocessingShape">
                          <wps:wsp>
                            <wps:cNvSpPr/>
                            <wps:spPr>
                              <a:xfrm>
                                <a:off x="4998338" y="3651413"/>
                                <a:ext cx="695325" cy="257175"/>
                              </a:xfrm>
                              <a:prstGeom prst="rect">
                                <a:avLst/>
                              </a:prstGeom>
                              <a:gradFill>
                                <a:gsLst>
                                  <a:gs pos="0">
                                    <a:srgbClr val="DAFEA4"/>
                                  </a:gs>
                                  <a:gs pos="35000">
                                    <a:srgbClr val="E3FEBF"/>
                                  </a:gs>
                                  <a:gs pos="100000">
                                    <a:srgbClr val="F4FEE6"/>
                                  </a:gs>
                                </a:gsLst>
                                <a:lin ang="16200000" scaled="0"/>
                              </a:gradFill>
                              <a:ln w="9525" cap="flat" cmpd="sng">
                                <a:solidFill>
                                  <a:srgbClr val="97B853"/>
                                </a:solidFill>
                                <a:prstDash val="solid"/>
                                <a:round/>
                                <a:headEnd type="none" w="sm" len="sm"/>
                                <a:tailEnd type="none" w="sm" len="sm"/>
                              </a:ln>
                            </wps:spPr>
                            <wps:txbx>
                              <w:txbxContent>
                                <w:p w14:paraId="579BCDCB" w14:textId="77777777" w:rsidR="00D33B62" w:rsidRDefault="00D33B62">
                                  <w:pPr>
                                    <w:spacing w:line="275" w:lineRule="auto"/>
                                    <w:textDirection w:val="btLr"/>
                                  </w:pPr>
                                  <w:r>
                                    <w:rPr>
                                      <w:color w:val="000000"/>
                                    </w:rPr>
                                    <w:t>Enlace</w:t>
                                  </w:r>
                                </w:p>
                              </w:txbxContent>
                            </wps:txbx>
                            <wps:bodyPr spcFirstLastPara="1" wrap="square" lIns="91425" tIns="45700" rIns="91425" bIns="45700" anchor="t" anchorCtr="0">
                              <a:noAutofit/>
                            </wps:bodyPr>
                          </wps:wsp>
                        </a:graphicData>
                      </a:graphic>
                    </wp:anchor>
                  </w:drawing>
                </mc:Choice>
                <mc:Fallback>
                  <w:pict>
                    <v:rect w14:anchorId="480FB669" id="Rectángulo 7234" o:spid="_x0000_s1026" style="position:absolute;margin-left:660pt;margin-top:2pt;width:55.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" fillcolor="#dafea4" strokecolor="#97b853">
                      <v:fill color2="#f4fee6" angle="180" colors="0 #dafea4;22938f #e3febf;1 #f4fee6" focus="100%" type="gradient">
                        <o:fill v:ext="view" type="gradientUnscaled"/>
                      </v:fill>
                      <v:stroke startarrowwidth="narrow" startarrowlength="short" endarrowwidth="narrow" endarrowlength="short" joinstyle="round"/>
                      <v:textbox inset="2.53958mm,1.2694mm,2.53958mm,1.2694mm">
                        <w:txbxContent>
                          <w:p w14:paraId="579BCDCB" w14:textId="77777777" w:rsidR="00D33B62" w:rsidRDefault="00D33B62">
                            <w:pPr>
                              <w:spacing w:line="275" w:lineRule="auto"/>
                              <w:textDirection w:val="btLr"/>
                            </w:pPr>
                            <w:r>
                              <w:rPr>
                                <w:color w:val="000000"/>
                              </w:rPr>
                              <w:t>Enlace</w:t>
                            </w:r>
                          </w:p>
                        </w:txbxContent>
                      </v:textbox>
                      <w10:wrap type="square"/>
                    </v:rect>
                  </w:pict>
                </mc:Fallback>
              </mc:AlternateContent>
            </w:r>
          </w:p>
        </w:tc>
      </w:tr>
    </w:tbl>
    <w:p w14:paraId="0000017A" w14:textId="77777777" w:rsidR="000945CE" w:rsidRDefault="000945CE"/>
    <w:p w14:paraId="0000017B" w14:textId="77777777" w:rsidR="000945CE" w:rsidRDefault="000945CE"/>
    <w:p w14:paraId="0000017C" w14:textId="77777777" w:rsidR="000945CE" w:rsidRDefault="007E2490">
      <w:pPr>
        <w:spacing w:after="120" w:line="240" w:lineRule="auto"/>
        <w:rPr>
          <w:b/>
        </w:rPr>
      </w:pPr>
      <w:r>
        <w:rPr>
          <w:b/>
        </w:rPr>
        <w:t>2. Selección y configuración del mecanizado</w:t>
      </w:r>
    </w:p>
    <w:p w14:paraId="0000017D" w14:textId="77777777" w:rsidR="000945CE" w:rsidRDefault="000945CE"/>
    <w:tbl>
      <w:tblPr>
        <w:tblStyle w:val="a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2B419596" w14:textId="77777777">
        <w:trPr>
          <w:trHeight w:val="444"/>
        </w:trPr>
        <w:tc>
          <w:tcPr>
            <w:tcW w:w="13422" w:type="dxa"/>
            <w:shd w:val="clear" w:color="auto" w:fill="8DB3E2"/>
          </w:tcPr>
          <w:p w14:paraId="0000017E" w14:textId="77777777" w:rsidR="000945CE" w:rsidRDefault="007E2490">
            <w:pPr>
              <w:pStyle w:val="Ttulo1"/>
              <w:jc w:val="center"/>
              <w:outlineLvl w:val="0"/>
              <w:rPr>
                <w:sz w:val="22"/>
                <w:szCs w:val="22"/>
              </w:rPr>
            </w:pPr>
            <w:r>
              <w:rPr>
                <w:sz w:val="22"/>
                <w:szCs w:val="22"/>
              </w:rPr>
              <w:lastRenderedPageBreak/>
              <w:t>Cuadro de texto</w:t>
            </w:r>
          </w:p>
        </w:tc>
      </w:tr>
      <w:tr w:rsidR="000945CE" w14:paraId="53885032" w14:textId="77777777">
        <w:tc>
          <w:tcPr>
            <w:tcW w:w="13422" w:type="dxa"/>
          </w:tcPr>
          <w:p w14:paraId="0000017F" w14:textId="3C39FEAD" w:rsidR="000945CE" w:rsidRDefault="007E2490">
            <w:pPr>
              <w:pBdr>
                <w:top w:val="nil"/>
                <w:left w:val="nil"/>
                <w:bottom w:val="nil"/>
                <w:right w:val="nil"/>
                <w:between w:val="nil"/>
              </w:pBdr>
              <w:spacing w:line="276" w:lineRule="auto"/>
              <w:rPr>
                <w:color w:val="000000"/>
              </w:rPr>
            </w:pPr>
            <w:r>
              <w:rPr>
                <w:color w:val="000000"/>
              </w:rPr>
              <w:t xml:space="preserve">Cuando </w:t>
            </w:r>
            <w:r w:rsidR="007E7D54">
              <w:rPr>
                <w:color w:val="000000"/>
              </w:rPr>
              <w:t xml:space="preserve">se tiene </w:t>
            </w:r>
            <w:r>
              <w:rPr>
                <w:color w:val="000000"/>
              </w:rPr>
              <w:t xml:space="preserve">en CAD el modelo del objeto que </w:t>
            </w:r>
            <w:r w:rsidR="007E7D54">
              <w:rPr>
                <w:color w:val="000000"/>
              </w:rPr>
              <w:t xml:space="preserve">se quiere </w:t>
            </w:r>
            <w:r>
              <w:rPr>
                <w:color w:val="000000"/>
              </w:rPr>
              <w:t xml:space="preserve">mecanizar y </w:t>
            </w:r>
            <w:r w:rsidR="007E7D54">
              <w:rPr>
                <w:color w:val="000000"/>
              </w:rPr>
              <w:t xml:space="preserve">se </w:t>
            </w:r>
            <w:r>
              <w:rPr>
                <w:color w:val="000000"/>
              </w:rPr>
              <w:t>conoce el funcionamiento de las m</w:t>
            </w:r>
            <w:r w:rsidR="007E7D54">
              <w:rPr>
                <w:color w:val="000000"/>
              </w:rPr>
              <w:t>á</w:t>
            </w:r>
            <w:r>
              <w:rPr>
                <w:color w:val="000000"/>
              </w:rPr>
              <w:t xml:space="preserve">quinas herramientas de control numérico NC </w:t>
            </w:r>
            <w:r w:rsidR="007E7D54">
              <w:rPr>
                <w:color w:val="000000"/>
              </w:rPr>
              <w:t>c</w:t>
            </w:r>
            <w:r>
              <w:rPr>
                <w:color w:val="000000"/>
              </w:rPr>
              <w:t xml:space="preserve">on las que </w:t>
            </w:r>
            <w:r w:rsidR="007E7D54">
              <w:rPr>
                <w:color w:val="000000"/>
              </w:rPr>
              <w:t>se cuenta</w:t>
            </w:r>
            <w:r>
              <w:rPr>
                <w:color w:val="000000"/>
              </w:rPr>
              <w:t xml:space="preserve">, </w:t>
            </w:r>
            <w:r w:rsidR="007E7D54">
              <w:rPr>
                <w:color w:val="000000"/>
              </w:rPr>
              <w:t>se procede a</w:t>
            </w:r>
            <w:r>
              <w:rPr>
                <w:color w:val="000000"/>
              </w:rPr>
              <w:t xml:space="preserve"> seleccionarlas y configurarlas para ejecutar el mecanizado y lograr </w:t>
            </w:r>
            <w:r w:rsidR="002F22DD">
              <w:rPr>
                <w:color w:val="000000"/>
              </w:rPr>
              <w:t xml:space="preserve">un </w:t>
            </w:r>
            <w:r>
              <w:rPr>
                <w:color w:val="000000"/>
              </w:rPr>
              <w:t xml:space="preserve">producto </w:t>
            </w:r>
            <w:r w:rsidR="002F22DD">
              <w:rPr>
                <w:color w:val="000000"/>
              </w:rPr>
              <w:t>óptimo</w:t>
            </w:r>
            <w:r>
              <w:rPr>
                <w:color w:val="000000"/>
              </w:rPr>
              <w:t>.</w:t>
            </w:r>
          </w:p>
          <w:p w14:paraId="00000180" w14:textId="77777777" w:rsidR="000945CE" w:rsidRDefault="00000000">
            <w:pPr>
              <w:pBdr>
                <w:top w:val="nil"/>
                <w:left w:val="nil"/>
                <w:bottom w:val="nil"/>
                <w:right w:val="nil"/>
                <w:between w:val="nil"/>
              </w:pBdr>
              <w:spacing w:line="276" w:lineRule="auto"/>
              <w:rPr>
                <w:color w:val="000000"/>
              </w:rPr>
            </w:pPr>
            <w:sdt>
              <w:sdtPr>
                <w:tag w:val="goog_rdk_24"/>
                <w:id w:val="472415014"/>
              </w:sdtPr>
              <w:sdtContent>
                <w:commentRangeStart w:id="82"/>
              </w:sdtContent>
            </w:sdt>
            <w:r w:rsidR="007E2490">
              <w:rPr>
                <w:noProof/>
                <w:lang w:val="es-CO" w:eastAsia="es-CO"/>
              </w:rPr>
              <w:drawing>
                <wp:anchor distT="0" distB="0" distL="114300" distR="114300" simplePos="0" relativeHeight="251664384" behindDoc="0" locked="0" layoutInCell="1" hidden="0" allowOverlap="1" wp14:anchorId="2C27080C" wp14:editId="706C70AD">
                  <wp:simplePos x="0" y="0"/>
                  <wp:positionH relativeFrom="column">
                    <wp:posOffset>186120</wp:posOffset>
                  </wp:positionH>
                  <wp:positionV relativeFrom="paragraph">
                    <wp:posOffset>161251</wp:posOffset>
                  </wp:positionV>
                  <wp:extent cx="2552700" cy="1633855"/>
                  <wp:effectExtent l="0" t="0" r="0" b="0"/>
                  <wp:wrapSquare wrapText="bothSides" distT="0" distB="0" distL="114300" distR="114300"/>
                  <wp:docPr id="7280" name="image51.jpg" descr="Técnico ingeniero diseñar planos piezas mecánicas Motor&#10;fábrica Industria manufacturera Planes de trabajo industrial para medir la herramienta de pinzas de cojinetes."/>
                  <wp:cNvGraphicFramePr/>
                  <a:graphic xmlns:a="http://schemas.openxmlformats.org/drawingml/2006/main">
                    <a:graphicData uri="http://schemas.openxmlformats.org/drawingml/2006/picture">
                      <pic:pic xmlns:pic="http://schemas.openxmlformats.org/drawingml/2006/picture">
                        <pic:nvPicPr>
                          <pic:cNvPr id="0" name="image51.jpg" descr="Técnico ingeniero diseñar planos piezas mecánicas Motor&#10;fábrica Industria manufacturera Planes de trabajo industrial para medir la herramienta de pinzas de cojinetes."/>
                          <pic:cNvPicPr preferRelativeResize="0"/>
                        </pic:nvPicPr>
                        <pic:blipFill>
                          <a:blip r:embed="rId46"/>
                          <a:srcRect/>
                          <a:stretch>
                            <a:fillRect/>
                          </a:stretch>
                        </pic:blipFill>
                        <pic:spPr>
                          <a:xfrm>
                            <a:off x="0" y="0"/>
                            <a:ext cx="2552700" cy="1633855"/>
                          </a:xfrm>
                          <a:prstGeom prst="rect">
                            <a:avLst/>
                          </a:prstGeom>
                          <a:ln/>
                        </pic:spPr>
                      </pic:pic>
                    </a:graphicData>
                  </a:graphic>
                </wp:anchor>
              </w:drawing>
            </w:r>
          </w:p>
          <w:commentRangeEnd w:id="82"/>
          <w:p w14:paraId="00000181" w14:textId="17EC10D0" w:rsidR="000945CE" w:rsidRDefault="007E2490">
            <w:pPr>
              <w:pBdr>
                <w:top w:val="nil"/>
                <w:left w:val="nil"/>
                <w:bottom w:val="nil"/>
                <w:right w:val="nil"/>
                <w:between w:val="nil"/>
              </w:pBdr>
              <w:spacing w:line="276" w:lineRule="auto"/>
              <w:rPr>
                <w:color w:val="000000"/>
              </w:rPr>
            </w:pPr>
            <w:r>
              <w:commentReference w:id="82"/>
            </w:r>
            <w:r>
              <w:rPr>
                <w:color w:val="000000"/>
              </w:rPr>
              <w:t xml:space="preserve">Para esto es muy importante tener nociones de la interpretación de planos técnicos o de dibujo técnico, ya que la mayoría de proyectos </w:t>
            </w:r>
            <w:r w:rsidR="00DB6244">
              <w:rPr>
                <w:color w:val="000000"/>
              </w:rPr>
              <w:t xml:space="preserve">lo </w:t>
            </w:r>
            <w:r>
              <w:rPr>
                <w:color w:val="000000"/>
              </w:rPr>
              <w:t>utiliza como “el lenguaje” que comunica a los diseñadores, ingenieros, constructores, fabricantes y a todas las personas que intervienen, entregándoles la información técnica como las formas o geometrías, las dimensiones, los materiales, los componentes, los acabados superficiales, los ajustes o tolerancias</w:t>
            </w:r>
            <w:r w:rsidR="00DB6244">
              <w:rPr>
                <w:color w:val="000000"/>
              </w:rPr>
              <w:t>,</w:t>
            </w:r>
            <w:r>
              <w:rPr>
                <w:color w:val="000000"/>
              </w:rPr>
              <w:t xml:space="preserve"> etc.</w:t>
            </w:r>
          </w:p>
          <w:p w14:paraId="00000182" w14:textId="77777777" w:rsidR="000945CE" w:rsidRDefault="000945CE">
            <w:pPr>
              <w:pBdr>
                <w:top w:val="nil"/>
                <w:left w:val="nil"/>
                <w:bottom w:val="nil"/>
                <w:right w:val="nil"/>
                <w:between w:val="nil"/>
              </w:pBdr>
              <w:spacing w:line="276" w:lineRule="auto"/>
              <w:rPr>
                <w:color w:val="000000"/>
              </w:rPr>
            </w:pPr>
          </w:p>
          <w:p w14:paraId="00000183" w14:textId="2CB559D2" w:rsidR="000945CE" w:rsidRDefault="007E2490">
            <w:pPr>
              <w:pBdr>
                <w:top w:val="nil"/>
                <w:left w:val="nil"/>
                <w:bottom w:val="nil"/>
                <w:right w:val="nil"/>
                <w:between w:val="nil"/>
              </w:pBdr>
              <w:spacing w:after="120" w:line="276" w:lineRule="auto"/>
              <w:rPr>
                <w:color w:val="000000"/>
              </w:rPr>
            </w:pPr>
            <w:r>
              <w:rPr>
                <w:color w:val="000000"/>
              </w:rPr>
              <w:t>Interpretando muy bien los planos técnicos, y conociendo las m</w:t>
            </w:r>
            <w:r w:rsidR="00DB6244">
              <w:rPr>
                <w:color w:val="000000"/>
              </w:rPr>
              <w:t>á</w:t>
            </w:r>
            <w:r>
              <w:rPr>
                <w:color w:val="000000"/>
              </w:rPr>
              <w:t xml:space="preserve">quinas herramientas CNC disponibles, </w:t>
            </w:r>
            <w:r w:rsidR="00DB6244">
              <w:rPr>
                <w:color w:val="000000"/>
              </w:rPr>
              <w:t xml:space="preserve">se pueden </w:t>
            </w:r>
            <w:r>
              <w:rPr>
                <w:color w:val="000000"/>
              </w:rPr>
              <w:t>proyectar las operaciones con las que se logrará el producto final y</w:t>
            </w:r>
            <w:r w:rsidR="00DB6244">
              <w:rPr>
                <w:color w:val="000000"/>
              </w:rPr>
              <w:t>, asimismo,</w:t>
            </w:r>
            <w:r>
              <w:rPr>
                <w:color w:val="000000"/>
              </w:rPr>
              <w:t xml:space="preserve"> </w:t>
            </w:r>
            <w:r w:rsidR="00DB6244">
              <w:rPr>
                <w:color w:val="000000"/>
              </w:rPr>
              <w:t xml:space="preserve">se decide </w:t>
            </w:r>
            <w:r>
              <w:rPr>
                <w:color w:val="000000"/>
              </w:rPr>
              <w:t>qu</w:t>
            </w:r>
            <w:r w:rsidR="00DB6244">
              <w:rPr>
                <w:color w:val="000000"/>
              </w:rPr>
              <w:t>é</w:t>
            </w:r>
            <w:r>
              <w:rPr>
                <w:color w:val="000000"/>
              </w:rPr>
              <w:t xml:space="preserve"> máquinas y en qué momento serán correctamente utilizadas.  </w:t>
            </w:r>
          </w:p>
        </w:tc>
      </w:tr>
    </w:tbl>
    <w:p w14:paraId="00000184" w14:textId="77777777" w:rsidR="000945CE" w:rsidRPr="00DB6244" w:rsidRDefault="000945CE"/>
    <w:p w14:paraId="00000185" w14:textId="77777777" w:rsidR="000945CE" w:rsidRPr="00D41C43" w:rsidRDefault="007E2490">
      <w:r w:rsidRPr="00D41C43">
        <w:t>2.1 Selección de máquinas CNC</w:t>
      </w:r>
    </w:p>
    <w:p w14:paraId="00000186" w14:textId="77777777" w:rsidR="000945CE" w:rsidRDefault="000945CE"/>
    <w:tbl>
      <w:tblPr>
        <w:tblStyle w:val="a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2F796708" w14:textId="77777777">
        <w:trPr>
          <w:trHeight w:val="444"/>
        </w:trPr>
        <w:tc>
          <w:tcPr>
            <w:tcW w:w="13422" w:type="dxa"/>
            <w:shd w:val="clear" w:color="auto" w:fill="8DB3E2"/>
          </w:tcPr>
          <w:p w14:paraId="00000187" w14:textId="77777777" w:rsidR="000945CE" w:rsidRDefault="007E2490">
            <w:pPr>
              <w:pStyle w:val="Ttulo1"/>
              <w:jc w:val="center"/>
              <w:outlineLvl w:val="0"/>
              <w:rPr>
                <w:sz w:val="22"/>
                <w:szCs w:val="22"/>
              </w:rPr>
            </w:pPr>
            <w:r>
              <w:rPr>
                <w:sz w:val="22"/>
                <w:szCs w:val="22"/>
              </w:rPr>
              <w:t>Cuadro de texto</w:t>
            </w:r>
          </w:p>
        </w:tc>
      </w:tr>
      <w:tr w:rsidR="000945CE" w14:paraId="5F7261B7" w14:textId="77777777">
        <w:tc>
          <w:tcPr>
            <w:tcW w:w="13422" w:type="dxa"/>
          </w:tcPr>
          <w:p w14:paraId="00000188" w14:textId="3FF06823" w:rsidR="000945CE" w:rsidRDefault="007E2490">
            <w:pPr>
              <w:pBdr>
                <w:top w:val="nil"/>
                <w:left w:val="nil"/>
                <w:bottom w:val="nil"/>
                <w:right w:val="nil"/>
                <w:between w:val="nil"/>
              </w:pBdr>
              <w:spacing w:after="120" w:line="276" w:lineRule="auto"/>
              <w:rPr>
                <w:color w:val="000000"/>
              </w:rPr>
            </w:pPr>
            <w:r>
              <w:rPr>
                <w:color w:val="000000"/>
              </w:rPr>
              <w:t xml:space="preserve">Para seleccionar adecuadamente las máquinas herramientas con las que </w:t>
            </w:r>
            <w:r w:rsidR="00522158">
              <w:rPr>
                <w:color w:val="000000"/>
              </w:rPr>
              <w:t xml:space="preserve">se fabricará </w:t>
            </w:r>
            <w:r>
              <w:rPr>
                <w:color w:val="000000"/>
              </w:rPr>
              <w:t>un producto, es necesario partir del diseño formal, es decir</w:t>
            </w:r>
            <w:r w:rsidR="00522158">
              <w:rPr>
                <w:color w:val="000000"/>
              </w:rPr>
              <w:t>,</w:t>
            </w:r>
            <w:r>
              <w:rPr>
                <w:color w:val="000000"/>
              </w:rPr>
              <w:t xml:space="preserve"> revisa</w:t>
            </w:r>
            <w:r w:rsidR="00B25D85">
              <w:rPr>
                <w:color w:val="000000"/>
              </w:rPr>
              <w:t>r</w:t>
            </w:r>
            <w:r>
              <w:rPr>
                <w:color w:val="000000"/>
              </w:rPr>
              <w:t xml:space="preserve"> el modelo </w:t>
            </w:r>
            <w:r w:rsidR="00522158">
              <w:rPr>
                <w:color w:val="000000"/>
              </w:rPr>
              <w:t xml:space="preserve">para </w:t>
            </w:r>
            <w:r>
              <w:rPr>
                <w:color w:val="000000"/>
              </w:rPr>
              <w:t>determinar qu</w:t>
            </w:r>
            <w:r w:rsidR="00522158">
              <w:rPr>
                <w:color w:val="000000"/>
              </w:rPr>
              <w:t>é</w:t>
            </w:r>
            <w:r>
              <w:rPr>
                <w:color w:val="000000"/>
              </w:rPr>
              <w:t xml:space="preserve"> partes de est</w:t>
            </w:r>
            <w:r w:rsidR="006039C5">
              <w:rPr>
                <w:color w:val="000000"/>
              </w:rPr>
              <w:t>e</w:t>
            </w:r>
            <w:r>
              <w:rPr>
                <w:color w:val="000000"/>
              </w:rPr>
              <w:t xml:space="preserve"> se obtendrán con la fresadora</w:t>
            </w:r>
            <w:r w:rsidR="006039C5">
              <w:rPr>
                <w:color w:val="000000"/>
              </w:rPr>
              <w:t>,</w:t>
            </w:r>
            <w:r>
              <w:rPr>
                <w:color w:val="000000"/>
              </w:rPr>
              <w:t xml:space="preserve"> </w:t>
            </w:r>
            <w:r w:rsidR="00B25D85">
              <w:rPr>
                <w:color w:val="000000"/>
              </w:rPr>
              <w:t xml:space="preserve">cuáles </w:t>
            </w:r>
            <w:r>
              <w:rPr>
                <w:color w:val="000000"/>
              </w:rPr>
              <w:t xml:space="preserve">con el torno y en qué orden se trabajará. </w:t>
            </w:r>
          </w:p>
        </w:tc>
      </w:tr>
    </w:tbl>
    <w:p w14:paraId="00000189" w14:textId="77777777" w:rsidR="000945CE" w:rsidRDefault="000945CE"/>
    <w:tbl>
      <w:tblPr>
        <w:tblStyle w:val="a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0"/>
        <w:gridCol w:w="9903"/>
        <w:gridCol w:w="1939"/>
      </w:tblGrid>
      <w:tr w:rsidR="000945CE" w14:paraId="421B9215" w14:textId="77777777">
        <w:trPr>
          <w:trHeight w:val="460"/>
        </w:trPr>
        <w:tc>
          <w:tcPr>
            <w:tcW w:w="1570" w:type="dxa"/>
            <w:shd w:val="clear" w:color="auto" w:fill="C9DAF8"/>
            <w:tcMar>
              <w:top w:w="100" w:type="dxa"/>
              <w:left w:w="100" w:type="dxa"/>
              <w:bottom w:w="100" w:type="dxa"/>
              <w:right w:w="100" w:type="dxa"/>
            </w:tcMar>
          </w:tcPr>
          <w:p w14:paraId="0000018A" w14:textId="77777777" w:rsidR="000945CE" w:rsidRDefault="007E2490">
            <w:pPr>
              <w:widowControl w:val="0"/>
              <w:spacing w:line="240" w:lineRule="auto"/>
              <w:jc w:val="center"/>
              <w:rPr>
                <w:b/>
              </w:rPr>
            </w:pPr>
            <w:r>
              <w:rPr>
                <w:b/>
              </w:rPr>
              <w:lastRenderedPageBreak/>
              <w:t>Tipo de recurso</w:t>
            </w:r>
          </w:p>
        </w:tc>
        <w:tc>
          <w:tcPr>
            <w:tcW w:w="11842" w:type="dxa"/>
            <w:gridSpan w:val="2"/>
            <w:shd w:val="clear" w:color="auto" w:fill="C9DAF8"/>
            <w:tcMar>
              <w:top w:w="100" w:type="dxa"/>
              <w:left w:w="100" w:type="dxa"/>
              <w:bottom w:w="100" w:type="dxa"/>
              <w:right w:w="100" w:type="dxa"/>
            </w:tcMar>
          </w:tcPr>
          <w:p w14:paraId="0000018B" w14:textId="77777777" w:rsidR="000945CE" w:rsidRDefault="007E2490">
            <w:pPr>
              <w:pStyle w:val="Ttulo"/>
              <w:widowControl w:val="0"/>
              <w:spacing w:line="240" w:lineRule="auto"/>
              <w:jc w:val="center"/>
              <w:rPr>
                <w:sz w:val="22"/>
                <w:szCs w:val="22"/>
              </w:rPr>
            </w:pPr>
            <w:r>
              <w:rPr>
                <w:sz w:val="22"/>
                <w:szCs w:val="22"/>
              </w:rPr>
              <w:t>Infografía interactiva Modal</w:t>
            </w:r>
          </w:p>
        </w:tc>
      </w:tr>
      <w:tr w:rsidR="000945CE" w14:paraId="36BFF8FC" w14:textId="77777777">
        <w:trPr>
          <w:trHeight w:val="420"/>
        </w:trPr>
        <w:tc>
          <w:tcPr>
            <w:tcW w:w="1570" w:type="dxa"/>
            <w:shd w:val="clear" w:color="auto" w:fill="auto"/>
            <w:tcMar>
              <w:top w:w="100" w:type="dxa"/>
              <w:left w:w="100" w:type="dxa"/>
              <w:bottom w:w="100" w:type="dxa"/>
              <w:right w:w="100" w:type="dxa"/>
            </w:tcMar>
          </w:tcPr>
          <w:p w14:paraId="0000018D" w14:textId="77777777" w:rsidR="000945CE" w:rsidRDefault="007E2490">
            <w:pPr>
              <w:widowControl w:val="0"/>
              <w:spacing w:line="240" w:lineRule="auto"/>
              <w:rPr>
                <w:b/>
              </w:rPr>
            </w:pPr>
            <w:r>
              <w:rPr>
                <w:b/>
              </w:rPr>
              <w:t>Texto introductorio</w:t>
            </w:r>
          </w:p>
        </w:tc>
        <w:tc>
          <w:tcPr>
            <w:tcW w:w="11842" w:type="dxa"/>
            <w:gridSpan w:val="2"/>
            <w:shd w:val="clear" w:color="auto" w:fill="auto"/>
            <w:tcMar>
              <w:top w:w="100" w:type="dxa"/>
              <w:left w:w="100" w:type="dxa"/>
              <w:bottom w:w="100" w:type="dxa"/>
              <w:right w:w="100" w:type="dxa"/>
            </w:tcMar>
          </w:tcPr>
          <w:p w14:paraId="0000018E" w14:textId="77777777" w:rsidR="000945CE" w:rsidRDefault="007E2490">
            <w:pPr>
              <w:widowControl w:val="0"/>
              <w:spacing w:line="240" w:lineRule="auto"/>
            </w:pPr>
            <w:r>
              <w:t>Analice algunos aspectos para tener en cuenta a la hora de seleccionar el tipo de máquinas.</w:t>
            </w:r>
          </w:p>
        </w:tc>
      </w:tr>
      <w:tr w:rsidR="000945CE" w14:paraId="7DBFAEB7" w14:textId="77777777">
        <w:trPr>
          <w:trHeight w:val="420"/>
        </w:trPr>
        <w:tc>
          <w:tcPr>
            <w:tcW w:w="13412" w:type="dxa"/>
            <w:gridSpan w:val="3"/>
            <w:shd w:val="clear" w:color="auto" w:fill="auto"/>
            <w:tcMar>
              <w:top w:w="100" w:type="dxa"/>
              <w:left w:w="100" w:type="dxa"/>
              <w:bottom w:w="100" w:type="dxa"/>
              <w:right w:w="100" w:type="dxa"/>
            </w:tcMar>
          </w:tcPr>
          <w:p w14:paraId="00000190" w14:textId="04D7DAB7" w:rsidR="000945CE" w:rsidRDefault="00AF505A">
            <w:pPr>
              <w:widowControl w:val="0"/>
              <w:spacing w:line="240" w:lineRule="auto"/>
              <w:rPr>
                <w:b/>
              </w:rPr>
            </w:pPr>
            <w:r>
              <w:rPr>
                <w:b/>
              </w:rPr>
              <w:t>Figura 1</w:t>
            </w:r>
          </w:p>
          <w:p w14:paraId="7450FCC6" w14:textId="156B1D0D" w:rsidR="00AF505A" w:rsidRPr="00D41C43" w:rsidRDefault="00AF505A">
            <w:pPr>
              <w:widowControl w:val="0"/>
              <w:spacing w:line="240" w:lineRule="auto"/>
              <w:rPr>
                <w:b/>
                <w:i/>
              </w:rPr>
            </w:pPr>
            <w:r w:rsidRPr="00D41C43">
              <w:rPr>
                <w:i/>
              </w:rPr>
              <w:t>Selección de máquinas CNC</w:t>
            </w:r>
          </w:p>
          <w:p w14:paraId="28A82C49" w14:textId="77777777" w:rsidR="00AF505A" w:rsidRDefault="00AF505A">
            <w:pPr>
              <w:widowControl w:val="0"/>
              <w:spacing w:line="240" w:lineRule="auto"/>
              <w:rPr>
                <w:b/>
              </w:rPr>
            </w:pPr>
          </w:p>
          <w:p w14:paraId="00000191" w14:textId="7656D4F6" w:rsidR="000945CE" w:rsidRDefault="000945CE">
            <w:pPr>
              <w:widowControl w:val="0"/>
              <w:spacing w:line="240" w:lineRule="auto"/>
              <w:jc w:val="center"/>
              <w:rPr>
                <w:color w:val="666666"/>
              </w:rPr>
            </w:pPr>
          </w:p>
          <w:p w14:paraId="00000192" w14:textId="77777777" w:rsidR="000945CE" w:rsidRDefault="000945CE">
            <w:pPr>
              <w:widowControl w:val="0"/>
              <w:spacing w:line="240" w:lineRule="auto"/>
              <w:rPr>
                <w:color w:val="666666"/>
              </w:rPr>
            </w:pPr>
          </w:p>
        </w:tc>
      </w:tr>
      <w:tr w:rsidR="000945CE" w14:paraId="3D9E9426" w14:textId="77777777">
        <w:trPr>
          <w:trHeight w:val="420"/>
        </w:trPr>
        <w:tc>
          <w:tcPr>
            <w:tcW w:w="1570" w:type="dxa"/>
            <w:shd w:val="clear" w:color="auto" w:fill="auto"/>
            <w:tcMar>
              <w:top w:w="100" w:type="dxa"/>
              <w:left w:w="100" w:type="dxa"/>
              <w:bottom w:w="100" w:type="dxa"/>
              <w:right w:w="100" w:type="dxa"/>
            </w:tcMar>
          </w:tcPr>
          <w:p w14:paraId="00000195" w14:textId="77777777" w:rsidR="000945CE" w:rsidRDefault="007E2490">
            <w:pPr>
              <w:widowControl w:val="0"/>
              <w:spacing w:line="240" w:lineRule="auto"/>
              <w:rPr>
                <w:b/>
              </w:rPr>
            </w:pPr>
            <w:r>
              <w:rPr>
                <w:b/>
              </w:rPr>
              <w:t>Código de la imagen</w:t>
            </w:r>
          </w:p>
        </w:tc>
        <w:tc>
          <w:tcPr>
            <w:tcW w:w="11842" w:type="dxa"/>
            <w:gridSpan w:val="2"/>
            <w:shd w:val="clear" w:color="auto" w:fill="auto"/>
            <w:tcMar>
              <w:top w:w="100" w:type="dxa"/>
              <w:left w:w="100" w:type="dxa"/>
              <w:bottom w:w="100" w:type="dxa"/>
              <w:right w:w="100" w:type="dxa"/>
            </w:tcMar>
          </w:tcPr>
          <w:p w14:paraId="00000196" w14:textId="77777777" w:rsidR="000945CE" w:rsidRDefault="007E2490">
            <w:pPr>
              <w:pBdr>
                <w:top w:val="nil"/>
                <w:left w:val="nil"/>
                <w:bottom w:val="nil"/>
                <w:right w:val="nil"/>
                <w:between w:val="nil"/>
              </w:pBdr>
              <w:spacing w:line="240" w:lineRule="auto"/>
              <w:rPr>
                <w:color w:val="000000"/>
                <w:sz w:val="20"/>
                <w:szCs w:val="20"/>
              </w:rPr>
            </w:pPr>
            <w:r>
              <w:rPr>
                <w:color w:val="666666"/>
                <w:sz w:val="20"/>
                <w:szCs w:val="20"/>
              </w:rPr>
              <w:t>835201_i24</w:t>
            </w:r>
          </w:p>
          <w:p w14:paraId="00000197" w14:textId="77777777" w:rsidR="000945CE" w:rsidRDefault="000945CE">
            <w:pPr>
              <w:widowControl w:val="0"/>
              <w:spacing w:line="240" w:lineRule="auto"/>
            </w:pPr>
          </w:p>
        </w:tc>
      </w:tr>
      <w:tr w:rsidR="000945CE" w14:paraId="07A63E6A" w14:textId="77777777">
        <w:tc>
          <w:tcPr>
            <w:tcW w:w="1570" w:type="dxa"/>
            <w:shd w:val="clear" w:color="auto" w:fill="auto"/>
            <w:tcMar>
              <w:top w:w="100" w:type="dxa"/>
              <w:left w:w="100" w:type="dxa"/>
              <w:bottom w:w="100" w:type="dxa"/>
              <w:right w:w="100" w:type="dxa"/>
            </w:tcMar>
          </w:tcPr>
          <w:p w14:paraId="00000199" w14:textId="77777777" w:rsidR="000945CE" w:rsidRDefault="007E2490">
            <w:pPr>
              <w:widowControl w:val="0"/>
              <w:spacing w:line="240" w:lineRule="auto"/>
              <w:rPr>
                <w:b/>
              </w:rPr>
            </w:pPr>
            <w:r>
              <w:rPr>
                <w:b/>
              </w:rPr>
              <w:t>Punto modal 1</w:t>
            </w:r>
          </w:p>
        </w:tc>
        <w:tc>
          <w:tcPr>
            <w:tcW w:w="9903" w:type="dxa"/>
            <w:shd w:val="clear" w:color="auto" w:fill="auto"/>
            <w:tcMar>
              <w:top w:w="100" w:type="dxa"/>
              <w:left w:w="100" w:type="dxa"/>
              <w:bottom w:w="100" w:type="dxa"/>
              <w:right w:w="100" w:type="dxa"/>
            </w:tcMar>
          </w:tcPr>
          <w:p w14:paraId="0000019A" w14:textId="311D4F6D" w:rsidR="000945CE" w:rsidRDefault="007E2490">
            <w:pPr>
              <w:widowControl w:val="0"/>
              <w:spacing w:line="240" w:lineRule="auto"/>
            </w:pPr>
            <w:r>
              <w:t xml:space="preserve">Si el objeto a mecanizar es o tiene partes </w:t>
            </w:r>
            <w:r w:rsidR="00D41C43">
              <w:t xml:space="preserve">en </w:t>
            </w:r>
            <w:r>
              <w:t xml:space="preserve">forma cilíndrica o con superficies generadas por revolución del material, entonces seguramente seleccionaremos un torno, como en la </w:t>
            </w:r>
            <w:r w:rsidR="00AF505A">
              <w:t xml:space="preserve">siguiente </w:t>
            </w:r>
            <w:r>
              <w:t>figura:</w:t>
            </w:r>
          </w:p>
          <w:p w14:paraId="6A829355" w14:textId="77A87666" w:rsidR="00AF505A" w:rsidRDefault="00AF505A">
            <w:pPr>
              <w:widowControl w:val="0"/>
              <w:spacing w:line="240" w:lineRule="auto"/>
            </w:pPr>
          </w:p>
          <w:p w14:paraId="4EA41142" w14:textId="77777777" w:rsidR="00AF505A" w:rsidRDefault="00AF505A">
            <w:pPr>
              <w:widowControl w:val="0"/>
              <w:spacing w:line="240" w:lineRule="auto"/>
            </w:pPr>
          </w:p>
          <w:p w14:paraId="0000019B" w14:textId="77777777" w:rsidR="000945CE" w:rsidRDefault="000945CE">
            <w:pPr>
              <w:widowControl w:val="0"/>
              <w:spacing w:line="240" w:lineRule="auto"/>
              <w:rPr>
                <w:color w:val="666666"/>
              </w:rPr>
            </w:pPr>
          </w:p>
          <w:p w14:paraId="702B44BA" w14:textId="77777777" w:rsidR="00AA6815" w:rsidRDefault="007E2490">
            <w:pPr>
              <w:pBdr>
                <w:top w:val="nil"/>
                <w:left w:val="nil"/>
                <w:bottom w:val="nil"/>
                <w:right w:val="nil"/>
                <w:between w:val="nil"/>
              </w:pBdr>
              <w:spacing w:line="240" w:lineRule="auto"/>
              <w:rPr>
                <w:color w:val="666666"/>
                <w:sz w:val="20"/>
                <w:szCs w:val="20"/>
              </w:rPr>
            </w:pPr>
            <w:r>
              <w:rPr>
                <w:noProof/>
                <w:color w:val="000000"/>
                <w:sz w:val="20"/>
                <w:szCs w:val="20"/>
                <w:lang w:val="es-CO" w:eastAsia="es-CO"/>
              </w:rPr>
              <w:lastRenderedPageBreak/>
              <w:drawing>
                <wp:inline distT="0" distB="0" distL="0" distR="0" wp14:anchorId="5BF96AB4" wp14:editId="0A7F73F4">
                  <wp:extent cx="3353289" cy="2146105"/>
                  <wp:effectExtent l="0" t="0" r="0" b="0"/>
                  <wp:docPr id="7249" name="image7.jpg" descr="Técnico ingeniero diseñando planos de piezas mecánicas Motor&#10;industria manufacturera Industrias de trabajo industrial planos de proyectos de medición de rodamientos herramientas de calibre"/>
                  <wp:cNvGraphicFramePr/>
                  <a:graphic xmlns:a="http://schemas.openxmlformats.org/drawingml/2006/main">
                    <a:graphicData uri="http://schemas.openxmlformats.org/drawingml/2006/picture">
                      <pic:pic xmlns:pic="http://schemas.openxmlformats.org/drawingml/2006/picture">
                        <pic:nvPicPr>
                          <pic:cNvPr id="0" name="image7.jpg" descr="Técnico ingeniero diseñando planos de piezas mecánicas Motor&#10;industria manufacturera Industrias de trabajo industrial planos de proyectos de medición de rodamientos herramientas de calibre"/>
                          <pic:cNvPicPr preferRelativeResize="0"/>
                        </pic:nvPicPr>
                        <pic:blipFill>
                          <a:blip r:embed="rId47"/>
                          <a:srcRect/>
                          <a:stretch>
                            <a:fillRect/>
                          </a:stretch>
                        </pic:blipFill>
                        <pic:spPr>
                          <a:xfrm>
                            <a:off x="0" y="0"/>
                            <a:ext cx="3353289" cy="2146105"/>
                          </a:xfrm>
                          <a:prstGeom prst="rect">
                            <a:avLst/>
                          </a:prstGeom>
                          <a:ln/>
                        </pic:spPr>
                      </pic:pic>
                    </a:graphicData>
                  </a:graphic>
                </wp:inline>
              </w:drawing>
            </w:r>
            <w:r>
              <w:rPr>
                <w:color w:val="666666"/>
                <w:sz w:val="20"/>
                <w:szCs w:val="20"/>
              </w:rPr>
              <w:t>83</w:t>
            </w:r>
          </w:p>
          <w:p w14:paraId="783EE78C" w14:textId="1DBDA920" w:rsidR="00AA6815" w:rsidRDefault="00AA6815">
            <w:pPr>
              <w:pBdr>
                <w:top w:val="nil"/>
                <w:left w:val="nil"/>
                <w:bottom w:val="nil"/>
                <w:right w:val="nil"/>
                <w:between w:val="nil"/>
              </w:pBdr>
              <w:spacing w:line="240" w:lineRule="auto"/>
              <w:rPr>
                <w:color w:val="666666"/>
                <w:sz w:val="20"/>
                <w:szCs w:val="20"/>
              </w:rPr>
            </w:pPr>
            <w:r w:rsidRPr="00D41C43">
              <w:rPr>
                <w:i/>
                <w:color w:val="666666"/>
                <w:sz w:val="20"/>
                <w:szCs w:val="20"/>
              </w:rPr>
              <w:t>Nota</w:t>
            </w:r>
            <w:r>
              <w:rPr>
                <w:color w:val="666666"/>
                <w:sz w:val="20"/>
                <w:szCs w:val="20"/>
              </w:rPr>
              <w:t>. Reproducida de www.</w:t>
            </w:r>
            <w:r w:rsidRPr="00AA6815">
              <w:rPr>
                <w:color w:val="666666"/>
                <w:sz w:val="20"/>
                <w:szCs w:val="20"/>
              </w:rPr>
              <w:t>shutterstock</w:t>
            </w:r>
            <w:r>
              <w:rPr>
                <w:color w:val="666666"/>
                <w:sz w:val="20"/>
                <w:szCs w:val="20"/>
              </w:rPr>
              <w:t xml:space="preserve">.1736366381 </w:t>
            </w:r>
          </w:p>
          <w:p w14:paraId="0000019C" w14:textId="0F36307D" w:rsidR="000945CE" w:rsidRDefault="007E2490">
            <w:pPr>
              <w:pBdr>
                <w:top w:val="nil"/>
                <w:left w:val="nil"/>
                <w:bottom w:val="nil"/>
                <w:right w:val="nil"/>
                <w:between w:val="nil"/>
              </w:pBdr>
              <w:spacing w:line="240" w:lineRule="auto"/>
              <w:rPr>
                <w:color w:val="666666"/>
                <w:sz w:val="20"/>
                <w:szCs w:val="20"/>
              </w:rPr>
            </w:pPr>
            <w:r>
              <w:rPr>
                <w:color w:val="666666"/>
                <w:sz w:val="20"/>
                <w:szCs w:val="20"/>
              </w:rPr>
              <w:t>5201_i25</w:t>
            </w:r>
          </w:p>
          <w:p w14:paraId="2CEED260" w14:textId="7B4BD271" w:rsidR="00DB09E0" w:rsidRDefault="00DB09E0">
            <w:pPr>
              <w:pBdr>
                <w:top w:val="nil"/>
                <w:left w:val="nil"/>
                <w:bottom w:val="nil"/>
                <w:right w:val="nil"/>
                <w:between w:val="nil"/>
              </w:pBdr>
              <w:spacing w:line="240" w:lineRule="auto"/>
              <w:rPr>
                <w:color w:val="666666"/>
                <w:sz w:val="20"/>
                <w:szCs w:val="20"/>
              </w:rPr>
            </w:pPr>
          </w:p>
          <w:p w14:paraId="26D544B8" w14:textId="29DE023E" w:rsidR="00DB09E0" w:rsidRDefault="00DB09E0">
            <w:pPr>
              <w:pBdr>
                <w:top w:val="nil"/>
                <w:left w:val="nil"/>
                <w:bottom w:val="nil"/>
                <w:right w:val="nil"/>
                <w:between w:val="nil"/>
              </w:pBdr>
              <w:spacing w:line="240" w:lineRule="auto"/>
              <w:rPr>
                <w:color w:val="666666"/>
                <w:sz w:val="20"/>
                <w:szCs w:val="20"/>
              </w:rPr>
            </w:pPr>
          </w:p>
          <w:p w14:paraId="4508D06D" w14:textId="590F790E" w:rsidR="00DB09E0" w:rsidRPr="00D41C43" w:rsidRDefault="00DB09E0">
            <w:pPr>
              <w:pBdr>
                <w:top w:val="nil"/>
                <w:left w:val="nil"/>
                <w:bottom w:val="nil"/>
                <w:right w:val="nil"/>
                <w:between w:val="nil"/>
              </w:pBdr>
              <w:spacing w:line="240" w:lineRule="auto"/>
              <w:rPr>
                <w:b/>
                <w:color w:val="666666"/>
                <w:sz w:val="20"/>
                <w:szCs w:val="20"/>
              </w:rPr>
            </w:pPr>
            <w:r w:rsidRPr="00D41C43">
              <w:rPr>
                <w:b/>
                <w:color w:val="666666"/>
                <w:sz w:val="20"/>
                <w:szCs w:val="20"/>
              </w:rPr>
              <w:t>Figura 3</w:t>
            </w:r>
          </w:p>
          <w:p w14:paraId="41A40140" w14:textId="118DAA6F" w:rsidR="00DB09E0" w:rsidRPr="00D41C43" w:rsidRDefault="00DB09E0">
            <w:pPr>
              <w:pBdr>
                <w:top w:val="nil"/>
                <w:left w:val="nil"/>
                <w:bottom w:val="nil"/>
                <w:right w:val="nil"/>
                <w:between w:val="nil"/>
              </w:pBdr>
              <w:spacing w:line="240" w:lineRule="auto"/>
              <w:rPr>
                <w:i/>
                <w:color w:val="666666"/>
                <w:sz w:val="20"/>
                <w:szCs w:val="20"/>
              </w:rPr>
            </w:pPr>
            <w:r w:rsidRPr="00D41C43">
              <w:rPr>
                <w:i/>
                <w:color w:val="666666"/>
                <w:sz w:val="20"/>
                <w:szCs w:val="20"/>
              </w:rPr>
              <w:t>Torno</w:t>
            </w:r>
          </w:p>
          <w:p w14:paraId="5E0CC014" w14:textId="77777777" w:rsidR="00DB09E0" w:rsidRDefault="00DB09E0">
            <w:pPr>
              <w:pBdr>
                <w:top w:val="nil"/>
                <w:left w:val="nil"/>
                <w:bottom w:val="nil"/>
                <w:right w:val="nil"/>
                <w:between w:val="nil"/>
              </w:pBdr>
              <w:spacing w:line="240" w:lineRule="auto"/>
              <w:rPr>
                <w:color w:val="000000"/>
                <w:sz w:val="20"/>
                <w:szCs w:val="20"/>
              </w:rPr>
            </w:pPr>
          </w:p>
          <w:p w14:paraId="0000019D" w14:textId="77777777" w:rsidR="000945CE" w:rsidRDefault="007E2490">
            <w:pPr>
              <w:pBdr>
                <w:top w:val="nil"/>
                <w:left w:val="nil"/>
                <w:bottom w:val="nil"/>
                <w:right w:val="nil"/>
                <w:between w:val="nil"/>
              </w:pBdr>
              <w:spacing w:line="240" w:lineRule="auto"/>
              <w:rPr>
                <w:color w:val="000000"/>
                <w:sz w:val="20"/>
                <w:szCs w:val="20"/>
              </w:rPr>
            </w:pPr>
            <w:r>
              <w:rPr>
                <w:noProof/>
                <w:color w:val="000000"/>
                <w:sz w:val="20"/>
                <w:szCs w:val="20"/>
                <w:lang w:val="es-CO" w:eastAsia="es-CO"/>
              </w:rPr>
              <w:lastRenderedPageBreak/>
              <w:drawing>
                <wp:inline distT="0" distB="0" distL="0" distR="0" wp14:anchorId="56901515" wp14:editId="70859E5E">
                  <wp:extent cx="3324999" cy="2083664"/>
                  <wp:effectExtent l="0" t="0" r="0" b="0"/>
                  <wp:docPr id="7250" name="image13.jpg" descr="Industria de máquinas de metal. Maquina giratoria CNC de alta velocidad de corte es operación.chispas voladoras de metalurgia"/>
                  <wp:cNvGraphicFramePr/>
                  <a:graphic xmlns:a="http://schemas.openxmlformats.org/drawingml/2006/main">
                    <a:graphicData uri="http://schemas.openxmlformats.org/drawingml/2006/picture">
                      <pic:pic xmlns:pic="http://schemas.openxmlformats.org/drawingml/2006/picture">
                        <pic:nvPicPr>
                          <pic:cNvPr id="0" name="image13.jpg" descr="Industria de máquinas de metal. Maquina giratoria CNC de alta velocidad de corte es operación.chispas voladoras de metalurgia"/>
                          <pic:cNvPicPr preferRelativeResize="0"/>
                        </pic:nvPicPr>
                        <pic:blipFill>
                          <a:blip r:embed="rId48"/>
                          <a:srcRect/>
                          <a:stretch>
                            <a:fillRect/>
                          </a:stretch>
                        </pic:blipFill>
                        <pic:spPr>
                          <a:xfrm>
                            <a:off x="0" y="0"/>
                            <a:ext cx="3324999" cy="2083664"/>
                          </a:xfrm>
                          <a:prstGeom prst="rect">
                            <a:avLst/>
                          </a:prstGeom>
                          <a:ln/>
                        </pic:spPr>
                      </pic:pic>
                    </a:graphicData>
                  </a:graphic>
                </wp:inline>
              </w:drawing>
            </w:r>
            <w:r>
              <w:rPr>
                <w:color w:val="666666"/>
                <w:sz w:val="20"/>
                <w:szCs w:val="20"/>
              </w:rPr>
              <w:t>835201_i26</w:t>
            </w:r>
          </w:p>
          <w:p w14:paraId="0000019E" w14:textId="77777777" w:rsidR="000945CE" w:rsidRDefault="000945CE">
            <w:pPr>
              <w:widowControl w:val="0"/>
              <w:spacing w:line="240" w:lineRule="auto"/>
              <w:rPr>
                <w:color w:val="666666"/>
              </w:rPr>
            </w:pPr>
          </w:p>
          <w:p w14:paraId="2E29536D" w14:textId="101559F3" w:rsidR="00C148A5" w:rsidRDefault="007E2490" w:rsidP="00D41C43">
            <w:pPr>
              <w:pBdr>
                <w:top w:val="nil"/>
                <w:left w:val="nil"/>
                <w:bottom w:val="nil"/>
                <w:right w:val="nil"/>
                <w:between w:val="nil"/>
              </w:pBdr>
              <w:spacing w:after="120" w:line="240" w:lineRule="auto"/>
              <w:ind w:left="720"/>
              <w:rPr>
                <w:color w:val="000000"/>
              </w:rPr>
            </w:pPr>
            <w:r>
              <w:rPr>
                <w:color w:val="000000"/>
              </w:rPr>
              <w:t xml:space="preserve">Los tornos manejados por control numérico por computadora están diseñados para realizar cortes y perforaciones precisas de forma instantánea. También se caracterizan por su alta velocidad, abarcando zonas donde en cortes manuales es imposible de alcanzar. </w:t>
            </w:r>
          </w:p>
          <w:p w14:paraId="0000019F" w14:textId="3905D0D9" w:rsidR="000945CE" w:rsidRDefault="007E2490" w:rsidP="00DB1636">
            <w:pPr>
              <w:pBdr>
                <w:top w:val="nil"/>
                <w:left w:val="nil"/>
                <w:bottom w:val="nil"/>
                <w:right w:val="nil"/>
                <w:between w:val="nil"/>
              </w:pBdr>
              <w:spacing w:after="120" w:line="240" w:lineRule="auto"/>
              <w:ind w:left="720"/>
              <w:rPr>
                <w:color w:val="000000"/>
              </w:rPr>
            </w:pPr>
            <w:r>
              <w:rPr>
                <w:color w:val="000000"/>
              </w:rPr>
              <w:t xml:space="preserve">El torno CNC cuenta con lector de código G y maneja su propio lenguaje de programación. También suele estar equipado con doce portaherramientas y bombas de refrigeración para reducir su desgaste por el uso. </w:t>
            </w:r>
            <w:r w:rsidR="00493100">
              <w:rPr>
                <w:color w:val="000000"/>
              </w:rPr>
              <w:t>(</w:t>
            </w:r>
            <w:proofErr w:type="spellStart"/>
            <w:r>
              <w:rPr>
                <w:color w:val="000000"/>
              </w:rPr>
              <w:t>Inoxform</w:t>
            </w:r>
            <w:proofErr w:type="spellEnd"/>
            <w:r w:rsidR="00DB1636">
              <w:rPr>
                <w:color w:val="000000"/>
              </w:rPr>
              <w:t>,</w:t>
            </w:r>
            <w:r>
              <w:rPr>
                <w:color w:val="000000"/>
              </w:rPr>
              <w:t xml:space="preserve"> 202</w:t>
            </w:r>
            <w:r w:rsidR="00C148A5">
              <w:rPr>
                <w:color w:val="000000"/>
              </w:rPr>
              <w:t>0</w:t>
            </w:r>
            <w:r>
              <w:rPr>
                <w:color w:val="000000"/>
              </w:rPr>
              <w:t>)</w:t>
            </w:r>
          </w:p>
          <w:p w14:paraId="000001A0" w14:textId="77777777" w:rsidR="000945CE" w:rsidRDefault="000945CE">
            <w:pPr>
              <w:widowControl w:val="0"/>
              <w:spacing w:line="240" w:lineRule="auto"/>
              <w:rPr>
                <w:color w:val="666666"/>
              </w:rPr>
            </w:pPr>
          </w:p>
        </w:tc>
        <w:tc>
          <w:tcPr>
            <w:tcW w:w="1939" w:type="dxa"/>
            <w:shd w:val="clear" w:color="auto" w:fill="auto"/>
            <w:tcMar>
              <w:top w:w="100" w:type="dxa"/>
              <w:left w:w="100" w:type="dxa"/>
              <w:bottom w:w="100" w:type="dxa"/>
              <w:right w:w="100" w:type="dxa"/>
            </w:tcMar>
          </w:tcPr>
          <w:p w14:paraId="000001A1" w14:textId="77777777" w:rsidR="000945CE" w:rsidRDefault="007E2490">
            <w:pPr>
              <w:widowControl w:val="0"/>
              <w:spacing w:line="240" w:lineRule="auto"/>
              <w:rPr>
                <w:color w:val="666666"/>
              </w:rPr>
            </w:pPr>
            <w:r>
              <w:rPr>
                <w:color w:val="666666"/>
              </w:rPr>
              <w:lastRenderedPageBreak/>
              <w:t>Punto 1</w:t>
            </w:r>
          </w:p>
        </w:tc>
      </w:tr>
      <w:tr w:rsidR="000945CE" w14:paraId="0FB51C5D" w14:textId="77777777">
        <w:tc>
          <w:tcPr>
            <w:tcW w:w="1570" w:type="dxa"/>
            <w:shd w:val="clear" w:color="auto" w:fill="auto"/>
            <w:tcMar>
              <w:top w:w="100" w:type="dxa"/>
              <w:left w:w="100" w:type="dxa"/>
              <w:bottom w:w="100" w:type="dxa"/>
              <w:right w:w="100" w:type="dxa"/>
            </w:tcMar>
          </w:tcPr>
          <w:p w14:paraId="000001A2" w14:textId="77777777" w:rsidR="000945CE" w:rsidRDefault="007E2490">
            <w:pPr>
              <w:widowControl w:val="0"/>
              <w:spacing w:line="240" w:lineRule="auto"/>
              <w:rPr>
                <w:b/>
              </w:rPr>
            </w:pPr>
            <w:r>
              <w:rPr>
                <w:b/>
              </w:rPr>
              <w:lastRenderedPageBreak/>
              <w:t>Punto modal 2</w:t>
            </w:r>
          </w:p>
        </w:tc>
        <w:tc>
          <w:tcPr>
            <w:tcW w:w="9903" w:type="dxa"/>
            <w:shd w:val="clear" w:color="auto" w:fill="auto"/>
            <w:tcMar>
              <w:top w:w="100" w:type="dxa"/>
              <w:left w:w="100" w:type="dxa"/>
              <w:bottom w:w="100" w:type="dxa"/>
              <w:right w:w="100" w:type="dxa"/>
            </w:tcMar>
          </w:tcPr>
          <w:p w14:paraId="000001A3" w14:textId="1E287A19" w:rsidR="000945CE" w:rsidRDefault="007E2490">
            <w:pPr>
              <w:spacing w:after="120" w:line="240" w:lineRule="auto"/>
            </w:pPr>
            <w:r>
              <w:t xml:space="preserve">Si la pieza tiene formas que se logran con ranuras o planeados, entonces </w:t>
            </w:r>
            <w:r w:rsidR="00414FDC">
              <w:t xml:space="preserve">se </w:t>
            </w:r>
            <w:proofErr w:type="spellStart"/>
            <w:r>
              <w:t>seleccionars</w:t>
            </w:r>
            <w:proofErr w:type="spellEnd"/>
            <w:r>
              <w:t xml:space="preserve"> una fresadora o un centro de mecanizado. </w:t>
            </w:r>
          </w:p>
          <w:p w14:paraId="388234CA" w14:textId="4DB09F7A" w:rsidR="0021743F" w:rsidRDefault="0021743F">
            <w:pPr>
              <w:spacing w:after="120" w:line="240" w:lineRule="auto"/>
            </w:pPr>
          </w:p>
          <w:p w14:paraId="0BE2F2BA" w14:textId="377A3FA2" w:rsidR="0021743F" w:rsidRDefault="0021743F">
            <w:pPr>
              <w:spacing w:after="120" w:line="240" w:lineRule="auto"/>
            </w:pPr>
          </w:p>
          <w:p w14:paraId="67E80317" w14:textId="7E299424" w:rsidR="0021743F" w:rsidRPr="00D41C43" w:rsidRDefault="0021743F">
            <w:pPr>
              <w:spacing w:after="120" w:line="240" w:lineRule="auto"/>
              <w:rPr>
                <w:b/>
              </w:rPr>
            </w:pPr>
            <w:r w:rsidRPr="00D41C43">
              <w:rPr>
                <w:b/>
              </w:rPr>
              <w:t>Figura 4</w:t>
            </w:r>
          </w:p>
          <w:p w14:paraId="1C251653" w14:textId="3FA1A3BD" w:rsidR="00C86849" w:rsidRPr="00632A1E" w:rsidRDefault="00C86849">
            <w:pPr>
              <w:spacing w:after="120" w:line="240" w:lineRule="auto"/>
              <w:rPr>
                <w:i/>
                <w:iCs/>
              </w:rPr>
            </w:pPr>
            <w:r w:rsidRPr="00632A1E">
              <w:rPr>
                <w:i/>
                <w:iCs/>
              </w:rPr>
              <w:lastRenderedPageBreak/>
              <w:t>Fresadora</w:t>
            </w:r>
          </w:p>
          <w:p w14:paraId="48540BF2" w14:textId="77777777" w:rsidR="0021743F" w:rsidRDefault="0021743F">
            <w:pPr>
              <w:spacing w:after="120" w:line="240" w:lineRule="auto"/>
            </w:pPr>
          </w:p>
          <w:p w14:paraId="000001A4" w14:textId="77777777" w:rsidR="000945CE" w:rsidRDefault="007E2490">
            <w:pPr>
              <w:pBdr>
                <w:top w:val="nil"/>
                <w:left w:val="nil"/>
                <w:bottom w:val="nil"/>
                <w:right w:val="nil"/>
                <w:between w:val="nil"/>
              </w:pBdr>
              <w:spacing w:line="240" w:lineRule="auto"/>
              <w:rPr>
                <w:color w:val="000000"/>
                <w:sz w:val="20"/>
                <w:szCs w:val="20"/>
              </w:rPr>
            </w:pPr>
            <w:r>
              <w:rPr>
                <w:i/>
                <w:noProof/>
                <w:color w:val="FF0000"/>
                <w:sz w:val="20"/>
                <w:szCs w:val="20"/>
                <w:lang w:val="es-CO" w:eastAsia="es-CO"/>
              </w:rPr>
              <w:drawing>
                <wp:inline distT="0" distB="0" distL="0" distR="0" wp14:anchorId="511970E3" wp14:editId="580C8E4D">
                  <wp:extent cx="3478137" cy="2678165"/>
                  <wp:effectExtent l="0" t="0" r="0" b="0"/>
                  <wp:docPr id="7251" name="image12.jpg" descr="Ilustración 3D Metálico de fresado CNC"/>
                  <wp:cNvGraphicFramePr/>
                  <a:graphic xmlns:a="http://schemas.openxmlformats.org/drawingml/2006/main">
                    <a:graphicData uri="http://schemas.openxmlformats.org/drawingml/2006/picture">
                      <pic:pic xmlns:pic="http://schemas.openxmlformats.org/drawingml/2006/picture">
                        <pic:nvPicPr>
                          <pic:cNvPr id="0" name="image12.jpg" descr="Ilustración 3D Metálico de fresado CNC"/>
                          <pic:cNvPicPr preferRelativeResize="0"/>
                        </pic:nvPicPr>
                        <pic:blipFill>
                          <a:blip r:embed="rId49"/>
                          <a:srcRect/>
                          <a:stretch>
                            <a:fillRect/>
                          </a:stretch>
                        </pic:blipFill>
                        <pic:spPr>
                          <a:xfrm>
                            <a:off x="0" y="0"/>
                            <a:ext cx="3478137" cy="2678165"/>
                          </a:xfrm>
                          <a:prstGeom prst="rect">
                            <a:avLst/>
                          </a:prstGeom>
                          <a:ln/>
                        </pic:spPr>
                      </pic:pic>
                    </a:graphicData>
                  </a:graphic>
                </wp:inline>
              </w:drawing>
            </w:r>
            <w:r>
              <w:rPr>
                <w:color w:val="666666"/>
                <w:sz w:val="20"/>
                <w:szCs w:val="20"/>
              </w:rPr>
              <w:t>835201_i27</w:t>
            </w:r>
          </w:p>
          <w:p w14:paraId="000001A5" w14:textId="77777777" w:rsidR="000945CE" w:rsidRDefault="000945CE">
            <w:pPr>
              <w:widowControl w:val="0"/>
              <w:spacing w:line="240" w:lineRule="auto"/>
              <w:rPr>
                <w:color w:val="666666"/>
              </w:rPr>
            </w:pPr>
          </w:p>
          <w:p w14:paraId="000001A6" w14:textId="2E84BEEF" w:rsidR="000945CE" w:rsidRDefault="007E2490" w:rsidP="009F61C8">
            <w:pPr>
              <w:pBdr>
                <w:top w:val="nil"/>
                <w:left w:val="nil"/>
                <w:bottom w:val="nil"/>
                <w:right w:val="nil"/>
                <w:between w:val="nil"/>
              </w:pBdr>
              <w:spacing w:after="120" w:line="240" w:lineRule="auto"/>
              <w:ind w:left="720"/>
              <w:rPr>
                <w:color w:val="000000"/>
              </w:rPr>
            </w:pPr>
            <w:r>
              <w:rPr>
                <w:color w:val="000000"/>
              </w:rPr>
              <w:t>El control numérico de una fresadora moderna ofrece una gran posibilidad de configurar las funciones de la maquinaria. Es así como podemos proceder al fresado frontal, de resalte o incluso el taladrado. Es ideal para aplicarlo a diversos proyectos de fabricación en la industria automotriz y obtener los mejores resultados</w:t>
            </w:r>
            <w:r w:rsidR="009F61C8">
              <w:rPr>
                <w:color w:val="000000"/>
              </w:rPr>
              <w:t xml:space="preserve">. </w:t>
            </w:r>
            <w:r w:rsidR="00493100">
              <w:rPr>
                <w:color w:val="000000"/>
              </w:rPr>
              <w:t>(</w:t>
            </w:r>
            <w:proofErr w:type="spellStart"/>
            <w:r>
              <w:rPr>
                <w:color w:val="000000"/>
              </w:rPr>
              <w:t>Inoxform</w:t>
            </w:r>
            <w:proofErr w:type="spellEnd"/>
            <w:r w:rsidR="009F61C8">
              <w:rPr>
                <w:color w:val="000000"/>
              </w:rPr>
              <w:t>,</w:t>
            </w:r>
            <w:r>
              <w:rPr>
                <w:color w:val="000000"/>
              </w:rPr>
              <w:t xml:space="preserve"> 202</w:t>
            </w:r>
            <w:r w:rsidR="00414FDC">
              <w:rPr>
                <w:color w:val="000000"/>
              </w:rPr>
              <w:t>0</w:t>
            </w:r>
            <w:r>
              <w:rPr>
                <w:color w:val="000000"/>
              </w:rPr>
              <w:t>).</w:t>
            </w:r>
          </w:p>
          <w:p w14:paraId="000001A7" w14:textId="77777777" w:rsidR="000945CE" w:rsidRDefault="000945CE">
            <w:pPr>
              <w:widowControl w:val="0"/>
              <w:spacing w:line="240" w:lineRule="auto"/>
              <w:rPr>
                <w:color w:val="666666"/>
              </w:rPr>
            </w:pPr>
          </w:p>
        </w:tc>
        <w:tc>
          <w:tcPr>
            <w:tcW w:w="1939" w:type="dxa"/>
            <w:shd w:val="clear" w:color="auto" w:fill="auto"/>
            <w:tcMar>
              <w:top w:w="100" w:type="dxa"/>
              <w:left w:w="100" w:type="dxa"/>
              <w:bottom w:w="100" w:type="dxa"/>
              <w:right w:w="100" w:type="dxa"/>
            </w:tcMar>
          </w:tcPr>
          <w:p w14:paraId="000001A8" w14:textId="77777777" w:rsidR="000945CE" w:rsidRDefault="007E2490">
            <w:pPr>
              <w:widowControl w:val="0"/>
              <w:spacing w:line="240" w:lineRule="auto"/>
              <w:rPr>
                <w:color w:val="666666"/>
              </w:rPr>
            </w:pPr>
            <w:r>
              <w:rPr>
                <w:color w:val="666666"/>
              </w:rPr>
              <w:lastRenderedPageBreak/>
              <w:t>Punto 2</w:t>
            </w:r>
          </w:p>
        </w:tc>
      </w:tr>
      <w:tr w:rsidR="000945CE" w14:paraId="320DC393" w14:textId="77777777">
        <w:tc>
          <w:tcPr>
            <w:tcW w:w="1570" w:type="dxa"/>
            <w:shd w:val="clear" w:color="auto" w:fill="auto"/>
            <w:tcMar>
              <w:top w:w="100" w:type="dxa"/>
              <w:left w:w="100" w:type="dxa"/>
              <w:bottom w:w="100" w:type="dxa"/>
              <w:right w:w="100" w:type="dxa"/>
            </w:tcMar>
          </w:tcPr>
          <w:p w14:paraId="000001A9" w14:textId="77777777" w:rsidR="000945CE" w:rsidRDefault="007E2490">
            <w:pPr>
              <w:widowControl w:val="0"/>
              <w:spacing w:line="240" w:lineRule="auto"/>
              <w:rPr>
                <w:b/>
              </w:rPr>
            </w:pPr>
            <w:r>
              <w:rPr>
                <w:b/>
              </w:rPr>
              <w:t>Punto modal 3</w:t>
            </w:r>
          </w:p>
        </w:tc>
        <w:tc>
          <w:tcPr>
            <w:tcW w:w="9903" w:type="dxa"/>
            <w:shd w:val="clear" w:color="auto" w:fill="auto"/>
            <w:tcMar>
              <w:top w:w="100" w:type="dxa"/>
              <w:left w:w="100" w:type="dxa"/>
              <w:bottom w:w="100" w:type="dxa"/>
              <w:right w:w="100" w:type="dxa"/>
            </w:tcMar>
          </w:tcPr>
          <w:p w14:paraId="000001AA" w14:textId="2D73E8A5" w:rsidR="000945CE" w:rsidRDefault="007E2490">
            <w:pPr>
              <w:spacing w:after="120" w:line="240" w:lineRule="auto"/>
            </w:pPr>
            <w:r>
              <w:t xml:space="preserve">Si lo que </w:t>
            </w:r>
            <w:r w:rsidR="00294868">
              <w:t xml:space="preserve">se </w:t>
            </w:r>
            <w:r>
              <w:t xml:space="preserve">necesita es cortar una lámina de un espesor determinado y con formas definidas en un plano creado en </w:t>
            </w:r>
            <w:r w:rsidR="00D41C43" w:rsidRPr="00D41C43">
              <w:rPr>
                <w:i/>
                <w:iCs/>
              </w:rPr>
              <w:t>softwar</w:t>
            </w:r>
            <w:r>
              <w:t xml:space="preserve">e de diseño asistido por computador CAD, </w:t>
            </w:r>
            <w:r w:rsidR="00EA25AF">
              <w:t xml:space="preserve">se </w:t>
            </w:r>
            <w:r>
              <w:t>utiliza una cortadora por plasma.</w:t>
            </w:r>
          </w:p>
          <w:p w14:paraId="54C8FA6D" w14:textId="46B4E1E4" w:rsidR="00493100" w:rsidRPr="00D41C43" w:rsidRDefault="00493100">
            <w:pPr>
              <w:spacing w:after="120" w:line="240" w:lineRule="auto"/>
              <w:rPr>
                <w:b/>
              </w:rPr>
            </w:pPr>
            <w:r w:rsidRPr="00D41C43">
              <w:rPr>
                <w:b/>
              </w:rPr>
              <w:lastRenderedPageBreak/>
              <w:t>Figura 5</w:t>
            </w:r>
          </w:p>
          <w:p w14:paraId="244AB767" w14:textId="4E967921" w:rsidR="00493100" w:rsidRPr="00D41C43" w:rsidRDefault="00493100">
            <w:pPr>
              <w:spacing w:after="120" w:line="240" w:lineRule="auto"/>
              <w:rPr>
                <w:i/>
              </w:rPr>
            </w:pPr>
            <w:r w:rsidRPr="00D41C43">
              <w:rPr>
                <w:i/>
              </w:rPr>
              <w:t>Cortadora</w:t>
            </w:r>
          </w:p>
          <w:p w14:paraId="000001AB" w14:textId="77777777" w:rsidR="000945CE" w:rsidRDefault="007E2490">
            <w:pPr>
              <w:pBdr>
                <w:top w:val="nil"/>
                <w:left w:val="nil"/>
                <w:bottom w:val="nil"/>
                <w:right w:val="nil"/>
                <w:between w:val="nil"/>
              </w:pBdr>
              <w:spacing w:line="240" w:lineRule="auto"/>
              <w:rPr>
                <w:color w:val="000000"/>
                <w:sz w:val="20"/>
                <w:szCs w:val="20"/>
              </w:rPr>
            </w:pPr>
            <w:r>
              <w:rPr>
                <w:noProof/>
                <w:color w:val="000000"/>
                <w:sz w:val="20"/>
                <w:szCs w:val="20"/>
                <w:lang w:val="es-CO" w:eastAsia="es-CO"/>
              </w:rPr>
              <w:drawing>
                <wp:inline distT="0" distB="0" distL="0" distR="0" wp14:anchorId="74BC1801" wp14:editId="6EF1DE1D">
                  <wp:extent cx="3160062" cy="2212044"/>
                  <wp:effectExtent l="0" t="0" r="0" b="0"/>
                  <wp:docPr id="7252" name="image16.jpg" descr="Máquina de corte láser CNC al cortar la chapa con la luz de encendido.Proceso de corte de chapa de alta precisión mediante corte láser"/>
                  <wp:cNvGraphicFramePr/>
                  <a:graphic xmlns:a="http://schemas.openxmlformats.org/drawingml/2006/main">
                    <a:graphicData uri="http://schemas.openxmlformats.org/drawingml/2006/picture">
                      <pic:pic xmlns:pic="http://schemas.openxmlformats.org/drawingml/2006/picture">
                        <pic:nvPicPr>
                          <pic:cNvPr id="0" name="image16.jpg" descr="Máquina de corte láser CNC al cortar la chapa con la luz de encendido.Proceso de corte de chapa de alta precisión mediante corte láser"/>
                          <pic:cNvPicPr preferRelativeResize="0"/>
                        </pic:nvPicPr>
                        <pic:blipFill>
                          <a:blip r:embed="rId50"/>
                          <a:srcRect/>
                          <a:stretch>
                            <a:fillRect/>
                          </a:stretch>
                        </pic:blipFill>
                        <pic:spPr>
                          <a:xfrm>
                            <a:off x="0" y="0"/>
                            <a:ext cx="3160062" cy="2212044"/>
                          </a:xfrm>
                          <a:prstGeom prst="rect">
                            <a:avLst/>
                          </a:prstGeom>
                          <a:ln/>
                        </pic:spPr>
                      </pic:pic>
                    </a:graphicData>
                  </a:graphic>
                </wp:inline>
              </w:drawing>
            </w:r>
            <w:r>
              <w:rPr>
                <w:color w:val="666666"/>
                <w:sz w:val="20"/>
                <w:szCs w:val="20"/>
              </w:rPr>
              <w:t>835201_i28</w:t>
            </w:r>
          </w:p>
          <w:p w14:paraId="000001AC" w14:textId="77777777" w:rsidR="000945CE" w:rsidRDefault="000945CE">
            <w:pPr>
              <w:widowControl w:val="0"/>
              <w:spacing w:line="240" w:lineRule="auto"/>
              <w:rPr>
                <w:color w:val="666666"/>
              </w:rPr>
            </w:pPr>
          </w:p>
          <w:p w14:paraId="000001AD" w14:textId="7171879F" w:rsidR="000945CE" w:rsidRDefault="007E2490" w:rsidP="00493100">
            <w:pPr>
              <w:pBdr>
                <w:top w:val="nil"/>
                <w:left w:val="nil"/>
                <w:bottom w:val="nil"/>
                <w:right w:val="nil"/>
                <w:between w:val="nil"/>
              </w:pBdr>
              <w:spacing w:after="120" w:line="240" w:lineRule="auto"/>
              <w:ind w:left="720"/>
              <w:rPr>
                <w:color w:val="000000"/>
              </w:rPr>
            </w:pPr>
            <w:r>
              <w:rPr>
                <w:color w:val="000000"/>
              </w:rPr>
              <w:t>Las cortadoras de plasma CNC cuentan con características similares a las de un enrutador. Sin embargo, difieren de ellas debido a que no arrastra el material, sino que actúa por encima de él mediante el desplazamiento del plasma. Para ello, se procede al aumento de la temperatura para fundir el metal y generar un acabado de calidad. Este tipo de máquinas CNC no requieren de una gran dimensión o configuración, además de que se puede trabajar con metales densos sin ningún inconveniente</w:t>
            </w:r>
            <w:r w:rsidR="00CD4180">
              <w:rPr>
                <w:color w:val="000000"/>
              </w:rPr>
              <w:t xml:space="preserve">. </w:t>
            </w:r>
            <w:r w:rsidR="00493100">
              <w:rPr>
                <w:color w:val="000000"/>
              </w:rPr>
              <w:t>(</w:t>
            </w:r>
            <w:proofErr w:type="spellStart"/>
            <w:proofErr w:type="gramStart"/>
            <w:r>
              <w:rPr>
                <w:color w:val="000000"/>
              </w:rPr>
              <w:t>Inoxform</w:t>
            </w:r>
            <w:proofErr w:type="spellEnd"/>
            <w:r w:rsidR="002640CF">
              <w:rPr>
                <w:color w:val="000000"/>
              </w:rPr>
              <w:t xml:space="preserve"> </w:t>
            </w:r>
            <w:r w:rsidR="00CD4180">
              <w:rPr>
                <w:color w:val="000000"/>
              </w:rPr>
              <w:t>,</w:t>
            </w:r>
            <w:proofErr w:type="gramEnd"/>
            <w:r>
              <w:rPr>
                <w:color w:val="000000"/>
              </w:rPr>
              <w:t xml:space="preserve"> 202</w:t>
            </w:r>
            <w:r w:rsidR="002640CF">
              <w:rPr>
                <w:color w:val="000000"/>
              </w:rPr>
              <w:t>0</w:t>
            </w:r>
            <w:r>
              <w:rPr>
                <w:color w:val="000000"/>
              </w:rPr>
              <w:t>).</w:t>
            </w:r>
          </w:p>
        </w:tc>
        <w:tc>
          <w:tcPr>
            <w:tcW w:w="1939" w:type="dxa"/>
            <w:shd w:val="clear" w:color="auto" w:fill="auto"/>
            <w:tcMar>
              <w:top w:w="100" w:type="dxa"/>
              <w:left w:w="100" w:type="dxa"/>
              <w:bottom w:w="100" w:type="dxa"/>
              <w:right w:w="100" w:type="dxa"/>
            </w:tcMar>
          </w:tcPr>
          <w:p w14:paraId="000001AE" w14:textId="77777777" w:rsidR="000945CE" w:rsidRDefault="007E2490">
            <w:pPr>
              <w:widowControl w:val="0"/>
              <w:spacing w:line="240" w:lineRule="auto"/>
              <w:rPr>
                <w:color w:val="666666"/>
              </w:rPr>
            </w:pPr>
            <w:r>
              <w:rPr>
                <w:color w:val="666666"/>
              </w:rPr>
              <w:lastRenderedPageBreak/>
              <w:t>Punto 3</w:t>
            </w:r>
          </w:p>
        </w:tc>
      </w:tr>
    </w:tbl>
    <w:p w14:paraId="000001AF" w14:textId="77777777" w:rsidR="000945CE" w:rsidRDefault="000945CE"/>
    <w:p w14:paraId="000001B0" w14:textId="77777777" w:rsidR="000945CE" w:rsidRDefault="000945CE"/>
    <w:p w14:paraId="000001B1" w14:textId="77777777" w:rsidR="000945CE" w:rsidRPr="00D41C43" w:rsidRDefault="007E2490">
      <w:pPr>
        <w:spacing w:after="120" w:line="240" w:lineRule="auto"/>
      </w:pPr>
      <w:r w:rsidRPr="00D41C43">
        <w:t>2.2 Configuración de parámetros para mecanizado CNC</w:t>
      </w:r>
    </w:p>
    <w:p w14:paraId="000001B2" w14:textId="77777777" w:rsidR="000945CE" w:rsidRDefault="000945CE"/>
    <w:tbl>
      <w:tblPr>
        <w:tblStyle w:val="a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5514A330" w14:textId="77777777">
        <w:trPr>
          <w:trHeight w:val="444"/>
        </w:trPr>
        <w:tc>
          <w:tcPr>
            <w:tcW w:w="13422" w:type="dxa"/>
            <w:shd w:val="clear" w:color="auto" w:fill="8DB3E2"/>
          </w:tcPr>
          <w:p w14:paraId="000001B3" w14:textId="77777777" w:rsidR="000945CE" w:rsidRDefault="007E2490">
            <w:pPr>
              <w:pStyle w:val="Ttulo1"/>
              <w:jc w:val="center"/>
              <w:outlineLvl w:val="0"/>
              <w:rPr>
                <w:sz w:val="22"/>
                <w:szCs w:val="22"/>
              </w:rPr>
            </w:pPr>
            <w:r>
              <w:rPr>
                <w:sz w:val="22"/>
                <w:szCs w:val="22"/>
              </w:rPr>
              <w:lastRenderedPageBreak/>
              <w:t>Cuadro de texto</w:t>
            </w:r>
          </w:p>
        </w:tc>
      </w:tr>
      <w:tr w:rsidR="000945CE" w14:paraId="13C5388A" w14:textId="77777777">
        <w:tc>
          <w:tcPr>
            <w:tcW w:w="13422" w:type="dxa"/>
          </w:tcPr>
          <w:p w14:paraId="000001B4" w14:textId="77777777" w:rsidR="000945CE" w:rsidRDefault="007E2490">
            <w:pPr>
              <w:spacing w:after="120"/>
            </w:pPr>
            <w:r>
              <w:t xml:space="preserve">Los parámetros de corte permiten determinar las condiciones con las que funcionará la máquina para desarrollar el mecanizado, como por ejemplo la velocidad en rpm con la que girará el husillo, la velocidad con la que se moverá una mesa o una herramienta y la profundidad de cada pasada de la herramienta. </w:t>
            </w:r>
          </w:p>
        </w:tc>
      </w:tr>
    </w:tbl>
    <w:p w14:paraId="000001B5" w14:textId="77777777" w:rsidR="000945CE" w:rsidRDefault="000945CE"/>
    <w:tbl>
      <w:tblPr>
        <w:tblStyle w:val="a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0945CE" w14:paraId="1016C048" w14:textId="77777777">
        <w:trPr>
          <w:trHeight w:val="580"/>
        </w:trPr>
        <w:tc>
          <w:tcPr>
            <w:tcW w:w="1534" w:type="dxa"/>
            <w:shd w:val="clear" w:color="auto" w:fill="C9DAF8"/>
            <w:tcMar>
              <w:top w:w="100" w:type="dxa"/>
              <w:left w:w="100" w:type="dxa"/>
              <w:bottom w:w="100" w:type="dxa"/>
              <w:right w:w="100" w:type="dxa"/>
            </w:tcMar>
          </w:tcPr>
          <w:p w14:paraId="000001B6" w14:textId="77777777" w:rsidR="000945CE" w:rsidRDefault="007E2490">
            <w:pPr>
              <w:widowControl w:val="0"/>
              <w:spacing w:line="240" w:lineRule="auto"/>
              <w:jc w:val="center"/>
              <w:rPr>
                <w:b/>
              </w:rPr>
            </w:pPr>
            <w:r>
              <w:rPr>
                <w:b/>
              </w:rPr>
              <w:t>Tipo de recurso</w:t>
            </w:r>
          </w:p>
        </w:tc>
        <w:tc>
          <w:tcPr>
            <w:tcW w:w="11878" w:type="dxa"/>
            <w:shd w:val="clear" w:color="auto" w:fill="C9DAF8"/>
            <w:tcMar>
              <w:top w:w="100" w:type="dxa"/>
              <w:left w:w="100" w:type="dxa"/>
              <w:bottom w:w="100" w:type="dxa"/>
              <w:right w:w="100" w:type="dxa"/>
            </w:tcMar>
          </w:tcPr>
          <w:p w14:paraId="000001B7" w14:textId="77777777" w:rsidR="000945CE" w:rsidRDefault="007E2490">
            <w:pPr>
              <w:pStyle w:val="Ttulo"/>
              <w:widowControl w:val="0"/>
              <w:spacing w:line="240" w:lineRule="auto"/>
              <w:jc w:val="center"/>
              <w:rPr>
                <w:sz w:val="22"/>
                <w:szCs w:val="22"/>
              </w:rPr>
            </w:pPr>
            <w:r>
              <w:rPr>
                <w:sz w:val="22"/>
                <w:szCs w:val="22"/>
              </w:rPr>
              <w:t>Acordeón tipo 2</w:t>
            </w:r>
          </w:p>
        </w:tc>
      </w:tr>
      <w:tr w:rsidR="000945CE" w14:paraId="53DB3BD5" w14:textId="77777777">
        <w:trPr>
          <w:trHeight w:val="420"/>
        </w:trPr>
        <w:tc>
          <w:tcPr>
            <w:tcW w:w="1534" w:type="dxa"/>
            <w:shd w:val="clear" w:color="auto" w:fill="auto"/>
            <w:tcMar>
              <w:top w:w="100" w:type="dxa"/>
              <w:left w:w="100" w:type="dxa"/>
              <w:bottom w:w="100" w:type="dxa"/>
              <w:right w:w="100" w:type="dxa"/>
            </w:tcMar>
          </w:tcPr>
          <w:p w14:paraId="000001B8" w14:textId="77777777" w:rsidR="000945CE" w:rsidRDefault="007E2490">
            <w:pPr>
              <w:widowControl w:val="0"/>
              <w:spacing w:line="240" w:lineRule="auto"/>
              <w:rPr>
                <w:b/>
              </w:rPr>
            </w:pPr>
            <w:r>
              <w:rPr>
                <w:b/>
              </w:rPr>
              <w:t>Introducción</w:t>
            </w:r>
          </w:p>
        </w:tc>
        <w:tc>
          <w:tcPr>
            <w:tcW w:w="11878" w:type="dxa"/>
            <w:shd w:val="clear" w:color="auto" w:fill="auto"/>
            <w:tcMar>
              <w:top w:w="100" w:type="dxa"/>
              <w:left w:w="100" w:type="dxa"/>
              <w:bottom w:w="100" w:type="dxa"/>
              <w:right w:w="100" w:type="dxa"/>
            </w:tcMar>
          </w:tcPr>
          <w:p w14:paraId="000001B9" w14:textId="77777777" w:rsidR="000945CE" w:rsidRDefault="007E2490">
            <w:pPr>
              <w:widowControl w:val="0"/>
              <w:spacing w:line="240" w:lineRule="auto"/>
              <w:rPr>
                <w:color w:val="999999"/>
              </w:rPr>
            </w:pPr>
            <w:r>
              <w:t>Los principales parámetros para configurar son:</w:t>
            </w:r>
          </w:p>
        </w:tc>
      </w:tr>
      <w:tr w:rsidR="000945CE" w14:paraId="62499D19" w14:textId="77777777">
        <w:trPr>
          <w:trHeight w:val="420"/>
        </w:trPr>
        <w:tc>
          <w:tcPr>
            <w:tcW w:w="13412" w:type="dxa"/>
            <w:gridSpan w:val="2"/>
            <w:shd w:val="clear" w:color="auto" w:fill="auto"/>
            <w:tcMar>
              <w:top w:w="100" w:type="dxa"/>
              <w:left w:w="100" w:type="dxa"/>
              <w:bottom w:w="100" w:type="dxa"/>
              <w:right w:w="100" w:type="dxa"/>
            </w:tcMar>
          </w:tcPr>
          <w:p w14:paraId="000001BA" w14:textId="2B6CD17B" w:rsidR="000945CE" w:rsidRPr="00D41C43" w:rsidRDefault="00493100">
            <w:pPr>
              <w:widowControl w:val="0"/>
              <w:spacing w:line="240" w:lineRule="auto"/>
              <w:rPr>
                <w:b/>
                <w:color w:val="999999"/>
              </w:rPr>
            </w:pPr>
            <w:r>
              <w:rPr>
                <w:color w:val="999999"/>
              </w:rPr>
              <w:t xml:space="preserve"> </w:t>
            </w:r>
            <w:r w:rsidRPr="00D41C43">
              <w:rPr>
                <w:b/>
                <w:color w:val="999999"/>
              </w:rPr>
              <w:t>Figura 6</w:t>
            </w:r>
          </w:p>
          <w:p w14:paraId="609F1E06" w14:textId="77777777" w:rsidR="00493100" w:rsidRDefault="00493100">
            <w:pPr>
              <w:widowControl w:val="0"/>
              <w:spacing w:line="240" w:lineRule="auto"/>
              <w:rPr>
                <w:color w:val="999999"/>
              </w:rPr>
            </w:pPr>
          </w:p>
          <w:p w14:paraId="000001BB" w14:textId="77777777" w:rsidR="000945CE" w:rsidRDefault="00000000">
            <w:pPr>
              <w:widowControl w:val="0"/>
              <w:spacing w:line="240" w:lineRule="auto"/>
              <w:jc w:val="center"/>
            </w:pPr>
            <w:sdt>
              <w:sdtPr>
                <w:tag w:val="goog_rdk_25"/>
                <w:id w:val="958837112"/>
              </w:sdtPr>
              <w:sdtContent>
                <w:commentRangeStart w:id="83"/>
              </w:sdtContent>
            </w:sdt>
            <w:r w:rsidR="007E2490">
              <w:rPr>
                <w:noProof/>
                <w:lang w:val="es-CO" w:eastAsia="es-CO"/>
              </w:rPr>
              <w:drawing>
                <wp:inline distT="0" distB="0" distL="0" distR="0" wp14:anchorId="4FE2F333" wp14:editId="5098BE53">
                  <wp:extent cx="2142799" cy="1793782"/>
                  <wp:effectExtent l="0" t="0" r="0" b="0"/>
                  <wp:docPr id="7253" name="image23.png" descr="https://institutoasteco.com/disponibles/Curso-15-conceptos-tecnicos-torneado-tronzado-roscado/images/contenidoPag81.png"/>
                  <wp:cNvGraphicFramePr/>
                  <a:graphic xmlns:a="http://schemas.openxmlformats.org/drawingml/2006/main">
                    <a:graphicData uri="http://schemas.openxmlformats.org/drawingml/2006/picture">
                      <pic:pic xmlns:pic="http://schemas.openxmlformats.org/drawingml/2006/picture">
                        <pic:nvPicPr>
                          <pic:cNvPr id="0" name="image23.png" descr="https://institutoasteco.com/disponibles/Curso-15-conceptos-tecnicos-torneado-tronzado-roscado/images/contenidoPag81.png"/>
                          <pic:cNvPicPr preferRelativeResize="0"/>
                        </pic:nvPicPr>
                        <pic:blipFill>
                          <a:blip r:embed="rId51"/>
                          <a:srcRect/>
                          <a:stretch>
                            <a:fillRect/>
                          </a:stretch>
                        </pic:blipFill>
                        <pic:spPr>
                          <a:xfrm>
                            <a:off x="0" y="0"/>
                            <a:ext cx="2142799" cy="1793782"/>
                          </a:xfrm>
                          <a:prstGeom prst="rect">
                            <a:avLst/>
                          </a:prstGeom>
                          <a:ln/>
                        </pic:spPr>
                      </pic:pic>
                    </a:graphicData>
                  </a:graphic>
                </wp:inline>
              </w:drawing>
            </w:r>
            <w:commentRangeEnd w:id="83"/>
            <w:r w:rsidR="007E2490">
              <w:commentReference w:id="83"/>
            </w:r>
          </w:p>
          <w:p w14:paraId="000001BC" w14:textId="77777777" w:rsidR="000945CE" w:rsidRDefault="007E2490">
            <w:pPr>
              <w:widowControl w:val="0"/>
              <w:spacing w:line="240" w:lineRule="auto"/>
              <w:rPr>
                <w:b/>
              </w:rPr>
            </w:pPr>
            <w:r>
              <w:rPr>
                <w:b/>
              </w:rPr>
              <w:t xml:space="preserve">Imagen: </w:t>
            </w:r>
            <w:r>
              <w:rPr>
                <w:color w:val="666666"/>
              </w:rPr>
              <w:t>835201_i29</w:t>
            </w:r>
          </w:p>
        </w:tc>
      </w:tr>
      <w:tr w:rsidR="000945CE" w14:paraId="3D1CB63A" w14:textId="77777777">
        <w:trPr>
          <w:trHeight w:val="420"/>
        </w:trPr>
        <w:tc>
          <w:tcPr>
            <w:tcW w:w="13412" w:type="dxa"/>
            <w:gridSpan w:val="2"/>
            <w:shd w:val="clear" w:color="auto" w:fill="auto"/>
            <w:tcMar>
              <w:top w:w="100" w:type="dxa"/>
              <w:left w:w="100" w:type="dxa"/>
              <w:bottom w:w="100" w:type="dxa"/>
              <w:right w:w="100" w:type="dxa"/>
            </w:tcMar>
          </w:tcPr>
          <w:p w14:paraId="000001BE" w14:textId="77777777" w:rsidR="000945CE" w:rsidRDefault="007E2490">
            <w:pPr>
              <w:widowControl w:val="0"/>
              <w:spacing w:line="240" w:lineRule="auto"/>
              <w:rPr>
                <w:b/>
                <w:color w:val="999999"/>
              </w:rPr>
            </w:pPr>
            <w:r>
              <w:rPr>
                <w:b/>
              </w:rPr>
              <w:t>Velocidad de giro (n)</w:t>
            </w:r>
          </w:p>
          <w:p w14:paraId="000001BF" w14:textId="2A18842D" w:rsidR="000945CE" w:rsidRDefault="00C03073">
            <w:pPr>
              <w:widowControl w:val="0"/>
              <w:spacing w:line="240" w:lineRule="auto"/>
              <w:rPr>
                <w:color w:val="999999"/>
              </w:rPr>
            </w:pPr>
            <w:r>
              <w:t>Es</w:t>
            </w:r>
            <w:r w:rsidR="007E2490">
              <w:t xml:space="preserve"> la velocidad a la que girará el husillo de la máquina, en el torno la velocidad de giro del plato de sujeción del material de trabajo, en </w:t>
            </w:r>
            <w:r w:rsidR="007E2490">
              <w:lastRenderedPageBreak/>
              <w:t>la fresadora la velocidad de giro de la herramienta de corte (fresa). Esta dependerá de las propiedades mecánicas del material de trabajo y de la herramienta, del diámetro tanto del material de trabajo en el torno como de la fresa en la fresadora o centro de mecanizado.</w:t>
            </w:r>
          </w:p>
        </w:tc>
      </w:tr>
      <w:tr w:rsidR="000945CE" w14:paraId="1187A95D" w14:textId="77777777">
        <w:trPr>
          <w:trHeight w:val="420"/>
        </w:trPr>
        <w:tc>
          <w:tcPr>
            <w:tcW w:w="13412" w:type="dxa"/>
            <w:gridSpan w:val="2"/>
            <w:shd w:val="clear" w:color="auto" w:fill="auto"/>
            <w:tcMar>
              <w:top w:w="100" w:type="dxa"/>
              <w:left w:w="100" w:type="dxa"/>
              <w:bottom w:w="100" w:type="dxa"/>
              <w:right w:w="100" w:type="dxa"/>
            </w:tcMar>
          </w:tcPr>
          <w:p w14:paraId="000001C1" w14:textId="77777777" w:rsidR="000945CE" w:rsidRDefault="007E2490">
            <w:pPr>
              <w:widowControl w:val="0"/>
              <w:spacing w:line="240" w:lineRule="auto"/>
              <w:rPr>
                <w:b/>
                <w:color w:val="999999"/>
              </w:rPr>
            </w:pPr>
            <w:r>
              <w:rPr>
                <w:b/>
              </w:rPr>
              <w:lastRenderedPageBreak/>
              <w:t>Velocidad de avance (f)</w:t>
            </w:r>
          </w:p>
          <w:p w14:paraId="000001C2" w14:textId="599E4208" w:rsidR="000945CE" w:rsidRDefault="00207250">
            <w:pPr>
              <w:spacing w:after="120" w:line="240" w:lineRule="auto"/>
            </w:pPr>
            <w:r>
              <w:t xml:space="preserve">Es </w:t>
            </w:r>
            <w:r w:rsidR="007E2490">
              <w:t>con la que se mueve la torreta</w:t>
            </w:r>
            <w:r>
              <w:t>,</w:t>
            </w:r>
            <w:r w:rsidR="007E2490">
              <w:t xml:space="preserve"> es decir</w:t>
            </w:r>
            <w:r>
              <w:t>,</w:t>
            </w:r>
            <w:r w:rsidR="007E2490">
              <w:t xml:space="preserve"> el buril que es la herramienta en el torno, o la mesa, en las fresadoras o centro de mecanizado. Esta depende tanto de la velocidad de corte como del acabado superficial que se desee lograr, es diferente si solamente </w:t>
            </w:r>
            <w:r>
              <w:t xml:space="preserve">se quiere </w:t>
            </w:r>
            <w:r w:rsidR="007E2490">
              <w:t xml:space="preserve">desbastar el material o si </w:t>
            </w:r>
            <w:r>
              <w:t xml:space="preserve">se </w:t>
            </w:r>
            <w:r w:rsidR="007E2490">
              <w:t>dese</w:t>
            </w:r>
            <w:r>
              <w:t>a</w:t>
            </w:r>
            <w:r w:rsidR="007E2490">
              <w:t xml:space="preserve"> que quede brillante la superficie.</w:t>
            </w:r>
          </w:p>
        </w:tc>
      </w:tr>
      <w:tr w:rsidR="000945CE" w14:paraId="1C79038B" w14:textId="77777777">
        <w:trPr>
          <w:trHeight w:val="420"/>
        </w:trPr>
        <w:tc>
          <w:tcPr>
            <w:tcW w:w="13412" w:type="dxa"/>
            <w:gridSpan w:val="2"/>
            <w:shd w:val="clear" w:color="auto" w:fill="auto"/>
            <w:tcMar>
              <w:top w:w="100" w:type="dxa"/>
              <w:left w:w="100" w:type="dxa"/>
              <w:bottom w:w="100" w:type="dxa"/>
              <w:right w:w="100" w:type="dxa"/>
            </w:tcMar>
          </w:tcPr>
          <w:p w14:paraId="000001C4" w14:textId="77777777" w:rsidR="000945CE" w:rsidRDefault="007E2490">
            <w:pPr>
              <w:widowControl w:val="0"/>
              <w:spacing w:line="240" w:lineRule="auto"/>
              <w:rPr>
                <w:b/>
                <w:color w:val="999999"/>
              </w:rPr>
            </w:pPr>
            <w:r>
              <w:rPr>
                <w:b/>
              </w:rPr>
              <w:t>Profundidad de pasada (a)</w:t>
            </w:r>
          </w:p>
          <w:p w14:paraId="000001C5" w14:textId="37790763" w:rsidR="000945CE" w:rsidRDefault="00584352">
            <w:pPr>
              <w:widowControl w:val="0"/>
              <w:spacing w:line="240" w:lineRule="auto"/>
              <w:rPr>
                <w:color w:val="999999"/>
              </w:rPr>
            </w:pPr>
            <w:r>
              <w:t>D</w:t>
            </w:r>
            <w:r w:rsidR="007E2490">
              <w:t>istancia entre cada capa que la herramienta de corte desbasta entre una pasada y otra. Est</w:t>
            </w:r>
            <w:r w:rsidR="00741CB8">
              <w:t>á</w:t>
            </w:r>
            <w:r w:rsidR="007E2490">
              <w:t xml:space="preserve"> </w:t>
            </w:r>
            <w:r w:rsidR="007A2955">
              <w:t>condicionada por</w:t>
            </w:r>
            <w:r w:rsidR="007E2490">
              <w:t xml:space="preserve"> las características del material de trabajo y de la herramienta, así como </w:t>
            </w:r>
            <w:r w:rsidR="00741CB8">
              <w:t xml:space="preserve">por </w:t>
            </w:r>
            <w:r w:rsidR="007E2490">
              <w:t>la potencia de la máquina.</w:t>
            </w:r>
          </w:p>
        </w:tc>
      </w:tr>
    </w:tbl>
    <w:p w14:paraId="000001C7" w14:textId="77777777" w:rsidR="000945CE" w:rsidRDefault="000945CE"/>
    <w:p w14:paraId="000001C8" w14:textId="77777777" w:rsidR="000945CE" w:rsidRPr="00D41C43" w:rsidRDefault="007E2490">
      <w:pPr>
        <w:spacing w:after="120" w:line="240" w:lineRule="auto"/>
      </w:pPr>
      <w:r w:rsidRPr="00D41C43">
        <w:t>2.3 Matemáticas aplicadas al mecanizado</w:t>
      </w:r>
    </w:p>
    <w:p w14:paraId="000001C9" w14:textId="77777777" w:rsidR="000945CE" w:rsidRDefault="000945CE"/>
    <w:tbl>
      <w:tblPr>
        <w:tblStyle w:val="a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6989AC28" w14:textId="77777777">
        <w:trPr>
          <w:trHeight w:val="444"/>
        </w:trPr>
        <w:tc>
          <w:tcPr>
            <w:tcW w:w="13422" w:type="dxa"/>
            <w:shd w:val="clear" w:color="auto" w:fill="8DB3E2"/>
          </w:tcPr>
          <w:p w14:paraId="000001CA" w14:textId="77777777" w:rsidR="000945CE" w:rsidRDefault="007E2490">
            <w:pPr>
              <w:pStyle w:val="Ttulo1"/>
              <w:jc w:val="center"/>
              <w:outlineLvl w:val="0"/>
              <w:rPr>
                <w:sz w:val="22"/>
                <w:szCs w:val="22"/>
              </w:rPr>
            </w:pPr>
            <w:r>
              <w:rPr>
                <w:sz w:val="22"/>
                <w:szCs w:val="22"/>
              </w:rPr>
              <w:t>Cuadro de texto</w:t>
            </w:r>
          </w:p>
        </w:tc>
      </w:tr>
      <w:tr w:rsidR="000945CE" w14:paraId="619E715E" w14:textId="77777777">
        <w:tc>
          <w:tcPr>
            <w:tcW w:w="13422" w:type="dxa"/>
          </w:tcPr>
          <w:p w14:paraId="000001CB" w14:textId="77777777" w:rsidR="000945CE" w:rsidRDefault="007E2490">
            <w:pPr>
              <w:rPr>
                <w:color w:val="BFBFBF"/>
              </w:rPr>
            </w:pPr>
            <w:r>
              <w:t xml:space="preserve">Para la obtención de los parámetros del mecanizado se requiere aplicar algunos conceptos matemáticos básicos como despejar ecuaciones de primer grado y la conversión de unidades. </w:t>
            </w:r>
          </w:p>
          <w:p w14:paraId="000001CC" w14:textId="77777777" w:rsidR="000945CE" w:rsidRDefault="000945CE">
            <w:pPr>
              <w:rPr>
                <w:color w:val="BFBFBF"/>
              </w:rPr>
            </w:pPr>
          </w:p>
        </w:tc>
      </w:tr>
    </w:tbl>
    <w:p w14:paraId="000001CD" w14:textId="77777777" w:rsidR="000945CE" w:rsidRDefault="000945CE"/>
    <w:tbl>
      <w:tblPr>
        <w:tblStyle w:val="a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11877"/>
      </w:tblGrid>
      <w:tr w:rsidR="000945CE" w14:paraId="16700023" w14:textId="77777777">
        <w:trPr>
          <w:trHeight w:val="580"/>
        </w:trPr>
        <w:tc>
          <w:tcPr>
            <w:tcW w:w="1535" w:type="dxa"/>
            <w:shd w:val="clear" w:color="auto" w:fill="C9DAF8"/>
            <w:tcMar>
              <w:top w:w="100" w:type="dxa"/>
              <w:left w:w="100" w:type="dxa"/>
              <w:bottom w:w="100" w:type="dxa"/>
              <w:right w:w="100" w:type="dxa"/>
            </w:tcMar>
          </w:tcPr>
          <w:p w14:paraId="000001CE" w14:textId="77777777" w:rsidR="000945CE" w:rsidRDefault="007E2490">
            <w:pPr>
              <w:widowControl w:val="0"/>
              <w:spacing w:line="240" w:lineRule="auto"/>
              <w:jc w:val="center"/>
              <w:rPr>
                <w:b/>
              </w:rPr>
            </w:pPr>
            <w:bookmarkStart w:id="84" w:name="_heading=h.2et92p0" w:colFirst="0" w:colLast="0"/>
            <w:bookmarkEnd w:id="84"/>
            <w:r>
              <w:rPr>
                <w:b/>
              </w:rPr>
              <w:t>Tipo de recurso</w:t>
            </w:r>
          </w:p>
        </w:tc>
        <w:tc>
          <w:tcPr>
            <w:tcW w:w="11877" w:type="dxa"/>
            <w:shd w:val="clear" w:color="auto" w:fill="C9DAF8"/>
            <w:tcMar>
              <w:top w:w="100" w:type="dxa"/>
              <w:left w:w="100" w:type="dxa"/>
              <w:bottom w:w="100" w:type="dxa"/>
              <w:right w:w="100" w:type="dxa"/>
            </w:tcMar>
          </w:tcPr>
          <w:p w14:paraId="000001CF" w14:textId="77777777" w:rsidR="000945CE" w:rsidRDefault="007E2490">
            <w:pPr>
              <w:pStyle w:val="Ttulo"/>
              <w:widowControl w:val="0"/>
              <w:spacing w:line="240" w:lineRule="auto"/>
              <w:jc w:val="center"/>
              <w:rPr>
                <w:sz w:val="22"/>
                <w:szCs w:val="22"/>
              </w:rPr>
            </w:pPr>
            <w:bookmarkStart w:id="85" w:name="_heading=h.tyjcwt" w:colFirst="0" w:colLast="0"/>
            <w:bookmarkEnd w:id="85"/>
            <w:r>
              <w:rPr>
                <w:sz w:val="22"/>
                <w:szCs w:val="22"/>
              </w:rPr>
              <w:t>Acordeón tipo 1</w:t>
            </w:r>
          </w:p>
        </w:tc>
      </w:tr>
      <w:tr w:rsidR="000945CE" w14:paraId="61C20226" w14:textId="77777777">
        <w:trPr>
          <w:trHeight w:val="420"/>
        </w:trPr>
        <w:tc>
          <w:tcPr>
            <w:tcW w:w="1535" w:type="dxa"/>
            <w:shd w:val="clear" w:color="auto" w:fill="auto"/>
            <w:tcMar>
              <w:top w:w="100" w:type="dxa"/>
              <w:left w:w="100" w:type="dxa"/>
              <w:bottom w:w="100" w:type="dxa"/>
              <w:right w:w="100" w:type="dxa"/>
            </w:tcMar>
          </w:tcPr>
          <w:p w14:paraId="000001D0" w14:textId="77777777" w:rsidR="000945CE" w:rsidRDefault="007E2490">
            <w:pPr>
              <w:widowControl w:val="0"/>
              <w:spacing w:line="240" w:lineRule="auto"/>
              <w:rPr>
                <w:b/>
              </w:rPr>
            </w:pPr>
            <w:r>
              <w:rPr>
                <w:b/>
              </w:rPr>
              <w:t>Introducción</w:t>
            </w:r>
          </w:p>
        </w:tc>
        <w:tc>
          <w:tcPr>
            <w:tcW w:w="11877" w:type="dxa"/>
            <w:shd w:val="clear" w:color="auto" w:fill="auto"/>
            <w:tcMar>
              <w:top w:w="100" w:type="dxa"/>
              <w:left w:w="100" w:type="dxa"/>
              <w:bottom w:w="100" w:type="dxa"/>
              <w:right w:w="100" w:type="dxa"/>
            </w:tcMar>
          </w:tcPr>
          <w:p w14:paraId="000001D1" w14:textId="391D302A" w:rsidR="000945CE" w:rsidRDefault="007E2490">
            <w:pPr>
              <w:widowControl w:val="0"/>
              <w:spacing w:line="240" w:lineRule="auto"/>
              <w:rPr>
                <w:color w:val="999999"/>
              </w:rPr>
            </w:pPr>
            <w:r>
              <w:t>Observe a continuación algunas de esas ecuaciones matemáticas</w:t>
            </w:r>
          </w:p>
        </w:tc>
      </w:tr>
      <w:tr w:rsidR="000945CE" w14:paraId="6AD957ED" w14:textId="77777777">
        <w:trPr>
          <w:trHeight w:val="420"/>
        </w:trPr>
        <w:tc>
          <w:tcPr>
            <w:tcW w:w="13412" w:type="dxa"/>
            <w:gridSpan w:val="2"/>
            <w:shd w:val="clear" w:color="auto" w:fill="auto"/>
            <w:tcMar>
              <w:top w:w="100" w:type="dxa"/>
              <w:left w:w="100" w:type="dxa"/>
              <w:bottom w:w="100" w:type="dxa"/>
              <w:right w:w="100" w:type="dxa"/>
            </w:tcMar>
          </w:tcPr>
          <w:p w14:paraId="000001D2" w14:textId="77777777" w:rsidR="000945CE" w:rsidRDefault="007E2490">
            <w:pPr>
              <w:rPr>
                <w:b/>
                <w:color w:val="BFBFBF"/>
              </w:rPr>
            </w:pPr>
            <w:r>
              <w:rPr>
                <w:b/>
              </w:rPr>
              <w:lastRenderedPageBreak/>
              <w:t>Velocidad de giro</w:t>
            </w:r>
          </w:p>
          <w:p w14:paraId="000001D3" w14:textId="77777777" w:rsidR="000945CE" w:rsidRDefault="000945CE">
            <w:pPr>
              <w:rPr>
                <w:color w:val="BFBFBF"/>
              </w:rPr>
            </w:pPr>
          </w:p>
          <w:p w14:paraId="000001D4" w14:textId="77777777" w:rsidR="000945CE" w:rsidRDefault="007E2490">
            <w:pPr>
              <w:spacing w:after="120"/>
            </w:pPr>
            <w:r>
              <w:t xml:space="preserve">Para obtener la velocidad de giro (n): </w:t>
            </w:r>
          </w:p>
          <w:p w14:paraId="000001D5" w14:textId="77777777" w:rsidR="000945CE" w:rsidRDefault="007E2490">
            <w:pPr>
              <w:pBdr>
                <w:top w:val="nil"/>
                <w:left w:val="nil"/>
                <w:bottom w:val="nil"/>
                <w:right w:val="nil"/>
                <w:between w:val="nil"/>
              </w:pBdr>
              <w:ind w:left="360"/>
              <w:jc w:val="center"/>
              <w:rPr>
                <w:color w:val="000000"/>
              </w:rPr>
            </w:pPr>
            <w:r>
              <w:rPr>
                <w:noProof/>
                <w:color w:val="000000"/>
                <w:lang w:val="es-CO" w:eastAsia="es-CO"/>
              </w:rPr>
              <w:drawing>
                <wp:inline distT="0" distB="0" distL="0" distR="0" wp14:anchorId="0ECA44FB" wp14:editId="00C507F6">
                  <wp:extent cx="2168527" cy="362583"/>
                  <wp:effectExtent l="0" t="0" r="0" b="0"/>
                  <wp:docPr id="7236" name="image4.png" descr="V_c \left [ \mathrm {m \over min} \right]  = \frac{n\ \mathrm{[min^{-1}]} \times \pi \times \mathrm{D_c [mm]}}{1000 \left [ {\mbox{mm} \over \mbox{m}} \right] }"/>
                  <wp:cNvGraphicFramePr/>
                  <a:graphic xmlns:a="http://schemas.openxmlformats.org/drawingml/2006/main">
                    <a:graphicData uri="http://schemas.openxmlformats.org/drawingml/2006/picture">
                      <pic:pic xmlns:pic="http://schemas.openxmlformats.org/drawingml/2006/picture">
                        <pic:nvPicPr>
                          <pic:cNvPr id="0" name="image4.png" descr="V_c \left [ \mathrm {m \over min} \right]  = \frac{n\ \mathrm{[min^{-1}]} \times \pi \times \mathrm{D_c [mm]}}{1000 \left [ {\mbox{mm} \over \mbox{m}} \right] }"/>
                          <pic:cNvPicPr preferRelativeResize="0"/>
                        </pic:nvPicPr>
                        <pic:blipFill>
                          <a:blip r:embed="rId52"/>
                          <a:srcRect/>
                          <a:stretch>
                            <a:fillRect/>
                          </a:stretch>
                        </pic:blipFill>
                        <pic:spPr>
                          <a:xfrm>
                            <a:off x="0" y="0"/>
                            <a:ext cx="2168527" cy="362583"/>
                          </a:xfrm>
                          <a:prstGeom prst="rect">
                            <a:avLst/>
                          </a:prstGeom>
                          <a:ln/>
                        </pic:spPr>
                      </pic:pic>
                    </a:graphicData>
                  </a:graphic>
                </wp:inline>
              </w:drawing>
            </w:r>
          </w:p>
          <w:p w14:paraId="000001D6" w14:textId="77777777" w:rsidR="000945CE" w:rsidRDefault="000945CE">
            <w:pPr>
              <w:pBdr>
                <w:top w:val="nil"/>
                <w:left w:val="nil"/>
                <w:bottom w:val="nil"/>
                <w:right w:val="nil"/>
                <w:between w:val="nil"/>
              </w:pBdr>
              <w:ind w:left="360"/>
              <w:jc w:val="center"/>
              <w:rPr>
                <w:color w:val="000000"/>
              </w:rPr>
            </w:pPr>
          </w:p>
          <w:p w14:paraId="000001D7" w14:textId="77777777" w:rsidR="000945CE" w:rsidRDefault="000945CE">
            <w:pPr>
              <w:pBdr>
                <w:top w:val="nil"/>
                <w:left w:val="nil"/>
                <w:bottom w:val="nil"/>
                <w:right w:val="nil"/>
                <w:between w:val="nil"/>
              </w:pBdr>
              <w:ind w:left="360"/>
              <w:jc w:val="center"/>
              <w:rPr>
                <w:color w:val="000000"/>
              </w:rPr>
            </w:pPr>
          </w:p>
          <w:p w14:paraId="000001D8" w14:textId="77777777" w:rsidR="000945CE" w:rsidRDefault="007E2490">
            <w:pPr>
              <w:pBdr>
                <w:top w:val="nil"/>
                <w:left w:val="nil"/>
                <w:bottom w:val="nil"/>
                <w:right w:val="nil"/>
                <w:between w:val="nil"/>
              </w:pBdr>
              <w:ind w:left="360"/>
              <w:jc w:val="center"/>
              <w:rPr>
                <w:color w:val="000000"/>
              </w:rPr>
            </w:pPr>
            <w:r>
              <w:rPr>
                <w:noProof/>
                <w:color w:val="000000"/>
                <w:lang w:val="es-CO" w:eastAsia="es-CO"/>
              </w:rPr>
              <w:drawing>
                <wp:inline distT="0" distB="0" distL="0" distR="0" wp14:anchorId="21CF1361" wp14:editId="20272DC2">
                  <wp:extent cx="2231327" cy="413756"/>
                  <wp:effectExtent l="0" t="0" r="0" b="0"/>
                  <wp:docPr id="7237" name="image5.png" descr="n\ [\mbox{min}^{-1}]= {V_c \left [{\mbox{m} \over \mbox{min}} \right ] \times 1000 \left [{\mbox{mm} \over \mbox{m}} \right] \over \pi \times D_c [mm]}"/>
                  <wp:cNvGraphicFramePr/>
                  <a:graphic xmlns:a="http://schemas.openxmlformats.org/drawingml/2006/main">
                    <a:graphicData uri="http://schemas.openxmlformats.org/drawingml/2006/picture">
                      <pic:pic xmlns:pic="http://schemas.openxmlformats.org/drawingml/2006/picture">
                        <pic:nvPicPr>
                          <pic:cNvPr id="0" name="image5.png" descr="n\ [\mbox{min}^{-1}]= {V_c \left [{\mbox{m} \over \mbox{min}} \right ] \times 1000 \left [{\mbox{mm} \over \mbox{m}} \right] \over \pi \times D_c [mm]}"/>
                          <pic:cNvPicPr preferRelativeResize="0"/>
                        </pic:nvPicPr>
                        <pic:blipFill>
                          <a:blip r:embed="rId53"/>
                          <a:srcRect/>
                          <a:stretch>
                            <a:fillRect/>
                          </a:stretch>
                        </pic:blipFill>
                        <pic:spPr>
                          <a:xfrm>
                            <a:off x="0" y="0"/>
                            <a:ext cx="2231327" cy="413756"/>
                          </a:xfrm>
                          <a:prstGeom prst="rect">
                            <a:avLst/>
                          </a:prstGeom>
                          <a:ln/>
                        </pic:spPr>
                      </pic:pic>
                    </a:graphicData>
                  </a:graphic>
                </wp:inline>
              </w:drawing>
            </w:r>
          </w:p>
          <w:p w14:paraId="000001D9" w14:textId="77777777" w:rsidR="000945CE" w:rsidRDefault="000945CE">
            <w:pPr>
              <w:pBdr>
                <w:top w:val="nil"/>
                <w:left w:val="nil"/>
                <w:bottom w:val="nil"/>
                <w:right w:val="nil"/>
                <w:between w:val="nil"/>
              </w:pBdr>
              <w:ind w:left="360"/>
              <w:jc w:val="center"/>
              <w:rPr>
                <w:color w:val="000000"/>
              </w:rPr>
            </w:pPr>
          </w:p>
          <w:p w14:paraId="000001DA" w14:textId="77777777" w:rsidR="000945CE" w:rsidRDefault="007E2490">
            <w:pPr>
              <w:pBdr>
                <w:top w:val="nil"/>
                <w:left w:val="nil"/>
                <w:bottom w:val="nil"/>
                <w:right w:val="nil"/>
                <w:between w:val="nil"/>
              </w:pBdr>
              <w:ind w:left="360"/>
              <w:rPr>
                <w:color w:val="000000"/>
              </w:rPr>
            </w:pPr>
            <w:proofErr w:type="spellStart"/>
            <w:r>
              <w:rPr>
                <w:color w:val="000000"/>
              </w:rPr>
              <w:t>Vc</w:t>
            </w:r>
            <w:proofErr w:type="spellEnd"/>
            <w:r>
              <w:rPr>
                <w:color w:val="000000"/>
              </w:rPr>
              <w:t>: Velocidad de corte, en metros por minuto</w:t>
            </w:r>
          </w:p>
          <w:p w14:paraId="000001DB" w14:textId="77777777" w:rsidR="000945CE" w:rsidRDefault="007E2490">
            <w:pPr>
              <w:pBdr>
                <w:top w:val="nil"/>
                <w:left w:val="nil"/>
                <w:bottom w:val="nil"/>
                <w:right w:val="nil"/>
                <w:between w:val="nil"/>
              </w:pBdr>
              <w:ind w:left="360"/>
              <w:rPr>
                <w:color w:val="000000"/>
              </w:rPr>
            </w:pPr>
            <w:r>
              <w:rPr>
                <w:color w:val="000000"/>
              </w:rPr>
              <w:t>n: Velocidad de giro, en rpm</w:t>
            </w:r>
          </w:p>
          <w:p w14:paraId="000001DC" w14:textId="77777777" w:rsidR="000945CE" w:rsidRDefault="007E2490">
            <w:pPr>
              <w:pBdr>
                <w:top w:val="nil"/>
                <w:left w:val="nil"/>
                <w:bottom w:val="nil"/>
                <w:right w:val="nil"/>
                <w:between w:val="nil"/>
              </w:pBdr>
              <w:spacing w:after="120"/>
              <w:ind w:left="360"/>
              <w:rPr>
                <w:color w:val="000000"/>
              </w:rPr>
            </w:pPr>
            <w:proofErr w:type="spellStart"/>
            <w:r>
              <w:rPr>
                <w:color w:val="000000"/>
              </w:rPr>
              <w:t>Dc</w:t>
            </w:r>
            <w:proofErr w:type="spellEnd"/>
            <w:r>
              <w:rPr>
                <w:color w:val="000000"/>
              </w:rPr>
              <w:t>: Diámetro máximo del material de trabajo</w:t>
            </w:r>
          </w:p>
        </w:tc>
      </w:tr>
      <w:tr w:rsidR="000945CE" w14:paraId="2F0EFD0F" w14:textId="77777777">
        <w:trPr>
          <w:trHeight w:val="420"/>
        </w:trPr>
        <w:tc>
          <w:tcPr>
            <w:tcW w:w="13412" w:type="dxa"/>
            <w:gridSpan w:val="2"/>
            <w:shd w:val="clear" w:color="auto" w:fill="auto"/>
            <w:tcMar>
              <w:top w:w="100" w:type="dxa"/>
              <w:left w:w="100" w:type="dxa"/>
              <w:bottom w:w="100" w:type="dxa"/>
              <w:right w:w="100" w:type="dxa"/>
            </w:tcMar>
          </w:tcPr>
          <w:p w14:paraId="000001DE" w14:textId="77777777" w:rsidR="000945CE" w:rsidRDefault="007E2490">
            <w:pPr>
              <w:spacing w:after="120"/>
              <w:rPr>
                <w:b/>
              </w:rPr>
            </w:pPr>
            <w:r>
              <w:rPr>
                <w:b/>
              </w:rPr>
              <w:t>Velocidad del avance</w:t>
            </w:r>
          </w:p>
          <w:p w14:paraId="000001DF" w14:textId="77777777" w:rsidR="000945CE" w:rsidRDefault="007E2490">
            <w:pPr>
              <w:spacing w:after="120"/>
            </w:pPr>
            <w:r>
              <w:t xml:space="preserve">La velocidad del avance (f) se obtiene: </w:t>
            </w:r>
          </w:p>
          <w:p w14:paraId="000001E0" w14:textId="77777777" w:rsidR="000945CE" w:rsidRDefault="007E2490">
            <w:pPr>
              <w:spacing w:after="120"/>
              <w:jc w:val="center"/>
            </w:pPr>
            <w:r>
              <w:rPr>
                <w:noProof/>
                <w:lang w:val="es-CO" w:eastAsia="es-CO"/>
              </w:rPr>
              <w:drawing>
                <wp:inline distT="0" distB="0" distL="0" distR="0" wp14:anchorId="1A132F54" wp14:editId="6D0B5C0D">
                  <wp:extent cx="2347733" cy="365880"/>
                  <wp:effectExtent l="0" t="0" r="0" b="0"/>
                  <wp:docPr id="7238" name="image6.png" descr="f_n \left [ \mathrm {mm \over rev} \right ] = f_z \left [ \mathrm {mm \over diente} \right ] \times z \left [ \mathrm {diente \over rev} \right ]"/>
                  <wp:cNvGraphicFramePr/>
                  <a:graphic xmlns:a="http://schemas.openxmlformats.org/drawingml/2006/main">
                    <a:graphicData uri="http://schemas.openxmlformats.org/drawingml/2006/picture">
                      <pic:pic xmlns:pic="http://schemas.openxmlformats.org/drawingml/2006/picture">
                        <pic:nvPicPr>
                          <pic:cNvPr id="0" name="image6.png" descr="f_n \left [ \mathrm {mm \over rev} \right ] = f_z \left [ \mathrm {mm \over diente} \right ] \times z \left [ \mathrm {diente \over rev} \right ]"/>
                          <pic:cNvPicPr preferRelativeResize="0"/>
                        </pic:nvPicPr>
                        <pic:blipFill>
                          <a:blip r:embed="rId54"/>
                          <a:srcRect/>
                          <a:stretch>
                            <a:fillRect/>
                          </a:stretch>
                        </pic:blipFill>
                        <pic:spPr>
                          <a:xfrm>
                            <a:off x="0" y="0"/>
                            <a:ext cx="2347733" cy="365880"/>
                          </a:xfrm>
                          <a:prstGeom prst="rect">
                            <a:avLst/>
                          </a:prstGeom>
                          <a:ln/>
                        </pic:spPr>
                      </pic:pic>
                    </a:graphicData>
                  </a:graphic>
                </wp:inline>
              </w:drawing>
            </w:r>
          </w:p>
          <w:p w14:paraId="000001E1" w14:textId="77777777" w:rsidR="000945CE" w:rsidRDefault="007E2490">
            <w:pPr>
              <w:spacing w:after="120"/>
              <w:jc w:val="center"/>
            </w:pPr>
            <w:r>
              <w:rPr>
                <w:noProof/>
                <w:lang w:val="es-CO" w:eastAsia="es-CO"/>
              </w:rPr>
              <w:drawing>
                <wp:inline distT="0" distB="0" distL="0" distR="0" wp14:anchorId="67D75F8F" wp14:editId="4C79EAB5">
                  <wp:extent cx="4713531" cy="380892"/>
                  <wp:effectExtent l="0" t="0" r="0" b="0"/>
                  <wp:docPr id="7239" name="image8.png" descr="f \left [ \mathrm {mm \over min} \right ] = f_n \left [ \mathrm {mm \over rev} \right ] \times n \left [ \mathrm {rev \over min} \right ] = f_z \left [ \mathrm {mm \over diente} \right ] \times z \left [ \mathrm {diente \over rev} \right ] \times n \left [ \mathrm {rev \over min} \right ]"/>
                  <wp:cNvGraphicFramePr/>
                  <a:graphic xmlns:a="http://schemas.openxmlformats.org/drawingml/2006/main">
                    <a:graphicData uri="http://schemas.openxmlformats.org/drawingml/2006/picture">
                      <pic:pic xmlns:pic="http://schemas.openxmlformats.org/drawingml/2006/picture">
                        <pic:nvPicPr>
                          <pic:cNvPr id="0" name="image8.png" descr="f \left [ \mathrm {mm \over min} \right ] = f_n \left [ \mathrm {mm \over rev} \right ] \times n \left [ \mathrm {rev \over min} \right ] = f_z \left [ \mathrm {mm \over diente} \right ] \times z \left [ \mathrm {diente \over rev} \right ] \times n \left [ \mathrm {rev \over min} \right ]"/>
                          <pic:cNvPicPr preferRelativeResize="0"/>
                        </pic:nvPicPr>
                        <pic:blipFill>
                          <a:blip r:embed="rId55"/>
                          <a:srcRect/>
                          <a:stretch>
                            <a:fillRect/>
                          </a:stretch>
                        </pic:blipFill>
                        <pic:spPr>
                          <a:xfrm>
                            <a:off x="0" y="0"/>
                            <a:ext cx="4713531" cy="380892"/>
                          </a:xfrm>
                          <a:prstGeom prst="rect">
                            <a:avLst/>
                          </a:prstGeom>
                          <a:ln/>
                        </pic:spPr>
                      </pic:pic>
                    </a:graphicData>
                  </a:graphic>
                </wp:inline>
              </w:drawing>
            </w:r>
          </w:p>
          <w:p w14:paraId="000001E2" w14:textId="77777777" w:rsidR="000945CE" w:rsidRDefault="007E2490">
            <w:pPr>
              <w:spacing w:after="120"/>
            </w:pPr>
            <w:r>
              <w:t xml:space="preserve"> </w:t>
            </w:r>
          </w:p>
          <w:p w14:paraId="000001E3" w14:textId="77777777" w:rsidR="000945CE" w:rsidRDefault="007E2490">
            <w:pPr>
              <w:spacing w:after="120"/>
            </w:pPr>
            <w:r>
              <w:tab/>
            </w:r>
            <w:proofErr w:type="spellStart"/>
            <w:r>
              <w:t>fn</w:t>
            </w:r>
            <w:proofErr w:type="spellEnd"/>
            <w:r>
              <w:t>: avance por cada revolución</w:t>
            </w:r>
          </w:p>
          <w:p w14:paraId="000001E4" w14:textId="77777777" w:rsidR="000945CE" w:rsidRDefault="007E2490">
            <w:pPr>
              <w:spacing w:after="120"/>
              <w:ind w:firstLine="720"/>
            </w:pPr>
            <w:r>
              <w:lastRenderedPageBreak/>
              <w:t xml:space="preserve">z: número de dientes de la herramienta </w:t>
            </w:r>
          </w:p>
          <w:p w14:paraId="000001E5" w14:textId="77777777" w:rsidR="000945CE" w:rsidRDefault="007E2490">
            <w:pPr>
              <w:spacing w:after="120"/>
              <w:ind w:firstLine="720"/>
            </w:pPr>
            <w:r>
              <w:t>f: velocidad del avance</w:t>
            </w:r>
          </w:p>
          <w:p w14:paraId="000001E6" w14:textId="77777777" w:rsidR="000945CE" w:rsidRDefault="007E2490">
            <w:pPr>
              <w:spacing w:after="120"/>
              <w:ind w:firstLine="720"/>
            </w:pPr>
            <w:r>
              <w:t>n: Velocidad de giro, en rpm</w:t>
            </w:r>
          </w:p>
          <w:p w14:paraId="000001E7" w14:textId="77777777" w:rsidR="000945CE" w:rsidRDefault="000945CE">
            <w:pPr>
              <w:widowControl w:val="0"/>
              <w:spacing w:line="240" w:lineRule="auto"/>
              <w:rPr>
                <w:color w:val="999999"/>
              </w:rPr>
            </w:pPr>
          </w:p>
        </w:tc>
      </w:tr>
      <w:tr w:rsidR="000945CE" w14:paraId="6D0EF9E5" w14:textId="77777777">
        <w:trPr>
          <w:trHeight w:val="420"/>
        </w:trPr>
        <w:tc>
          <w:tcPr>
            <w:tcW w:w="13412" w:type="dxa"/>
            <w:gridSpan w:val="2"/>
            <w:shd w:val="clear" w:color="auto" w:fill="auto"/>
            <w:tcMar>
              <w:top w:w="100" w:type="dxa"/>
              <w:left w:w="100" w:type="dxa"/>
              <w:bottom w:w="100" w:type="dxa"/>
              <w:right w:w="100" w:type="dxa"/>
            </w:tcMar>
          </w:tcPr>
          <w:p w14:paraId="000001E9" w14:textId="77777777" w:rsidR="000945CE" w:rsidRDefault="007E2490">
            <w:pPr>
              <w:rPr>
                <w:b/>
              </w:rPr>
            </w:pPr>
            <w:r>
              <w:rPr>
                <w:b/>
              </w:rPr>
              <w:t>Profundidad del corte</w:t>
            </w:r>
          </w:p>
          <w:p w14:paraId="000001EA" w14:textId="77777777" w:rsidR="000945CE" w:rsidRDefault="000945CE">
            <w:pPr>
              <w:rPr>
                <w:color w:val="BFBFBF"/>
              </w:rPr>
            </w:pPr>
          </w:p>
          <w:p w14:paraId="000001EB" w14:textId="77777777" w:rsidR="000945CE" w:rsidRDefault="007E2490">
            <w:pPr>
              <w:spacing w:after="120"/>
            </w:pPr>
            <w:r>
              <w:t>La profundidad del corte o de la pasada depende principalmente del material, del acabado o del ajuste que se quiera dar a la pieza y de la potencia de la máquina.</w:t>
            </w:r>
          </w:p>
          <w:p w14:paraId="000001EC" w14:textId="77777777" w:rsidR="000945CE" w:rsidRDefault="007E2490">
            <w:pPr>
              <w:spacing w:after="120"/>
              <w:jc w:val="center"/>
            </w:pPr>
            <w:r>
              <w:rPr>
                <w:noProof/>
                <w:lang w:val="es-CO" w:eastAsia="es-CO"/>
              </w:rPr>
              <w:drawing>
                <wp:inline distT="0" distB="0" distL="0" distR="0" wp14:anchorId="7C2E01F5" wp14:editId="0C0E1CE7">
                  <wp:extent cx="1285875" cy="200025"/>
                  <wp:effectExtent l="0" t="0" r="0" b="0"/>
                  <wp:docPr id="7240" name="image9.png" descr="la = p \times \cos ( \kappa_r )"/>
                  <wp:cNvGraphicFramePr/>
                  <a:graphic xmlns:a="http://schemas.openxmlformats.org/drawingml/2006/main">
                    <a:graphicData uri="http://schemas.openxmlformats.org/drawingml/2006/picture">
                      <pic:pic xmlns:pic="http://schemas.openxmlformats.org/drawingml/2006/picture">
                        <pic:nvPicPr>
                          <pic:cNvPr id="0" name="image9.png" descr="la = p \times \cos ( \kappa_r )"/>
                          <pic:cNvPicPr preferRelativeResize="0"/>
                        </pic:nvPicPr>
                        <pic:blipFill>
                          <a:blip r:embed="rId56"/>
                          <a:srcRect/>
                          <a:stretch>
                            <a:fillRect/>
                          </a:stretch>
                        </pic:blipFill>
                        <pic:spPr>
                          <a:xfrm>
                            <a:off x="0" y="0"/>
                            <a:ext cx="1285875" cy="200025"/>
                          </a:xfrm>
                          <a:prstGeom prst="rect">
                            <a:avLst/>
                          </a:prstGeom>
                          <a:ln/>
                        </pic:spPr>
                      </pic:pic>
                    </a:graphicData>
                  </a:graphic>
                </wp:inline>
              </w:drawing>
            </w:r>
          </w:p>
          <w:p w14:paraId="000001ED" w14:textId="77777777" w:rsidR="000945CE" w:rsidRDefault="007E2490">
            <w:pPr>
              <w:spacing w:after="120"/>
              <w:ind w:firstLine="720"/>
            </w:pPr>
            <w:r>
              <w:t>la: longitud de corte efectiva</w:t>
            </w:r>
          </w:p>
          <w:p w14:paraId="000001EE" w14:textId="77777777" w:rsidR="000945CE" w:rsidRDefault="007E2490">
            <w:pPr>
              <w:spacing w:after="120"/>
              <w:ind w:firstLine="720"/>
            </w:pPr>
            <w:r>
              <w:t>p: profundidad de la pasada</w:t>
            </w:r>
          </w:p>
          <w:p w14:paraId="000001EF" w14:textId="77777777" w:rsidR="000945CE" w:rsidRDefault="007E2490">
            <w:pPr>
              <w:spacing w:after="120"/>
              <w:ind w:firstLine="720"/>
            </w:pPr>
            <w:r>
              <w:t xml:space="preserve">kr: ángulo de posición </w:t>
            </w:r>
          </w:p>
        </w:tc>
      </w:tr>
    </w:tbl>
    <w:p w14:paraId="000001F1" w14:textId="77777777" w:rsidR="000945CE" w:rsidRDefault="000945CE"/>
    <w:p w14:paraId="000001F2" w14:textId="77777777" w:rsidR="000945CE" w:rsidRDefault="000945CE"/>
    <w:p w14:paraId="000001F3" w14:textId="77777777" w:rsidR="000945CE" w:rsidRPr="00D35623" w:rsidRDefault="007E2490">
      <w:r w:rsidRPr="00D41C43">
        <w:t>3. Programación y simulación del mecanizado CNC</w:t>
      </w:r>
    </w:p>
    <w:p w14:paraId="000001F4" w14:textId="77777777" w:rsidR="000945CE" w:rsidRDefault="000945CE"/>
    <w:tbl>
      <w:tblPr>
        <w:tblStyle w:val="a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7295B109" w14:textId="77777777">
        <w:trPr>
          <w:trHeight w:val="444"/>
        </w:trPr>
        <w:tc>
          <w:tcPr>
            <w:tcW w:w="13422" w:type="dxa"/>
            <w:shd w:val="clear" w:color="auto" w:fill="8DB3E2"/>
          </w:tcPr>
          <w:p w14:paraId="000001F5" w14:textId="77777777" w:rsidR="000945CE" w:rsidRDefault="007E2490">
            <w:pPr>
              <w:pStyle w:val="Ttulo1"/>
              <w:jc w:val="center"/>
              <w:outlineLvl w:val="0"/>
              <w:rPr>
                <w:sz w:val="22"/>
                <w:szCs w:val="22"/>
              </w:rPr>
            </w:pPr>
            <w:r>
              <w:rPr>
                <w:sz w:val="22"/>
                <w:szCs w:val="22"/>
              </w:rPr>
              <w:t>Cuadro de texto</w:t>
            </w:r>
          </w:p>
        </w:tc>
      </w:tr>
      <w:tr w:rsidR="000945CE" w14:paraId="7A601028" w14:textId="77777777">
        <w:tc>
          <w:tcPr>
            <w:tcW w:w="13422" w:type="dxa"/>
          </w:tcPr>
          <w:p w14:paraId="000001F6" w14:textId="7CD51223" w:rsidR="000945CE" w:rsidRDefault="007E2490">
            <w:pPr>
              <w:pBdr>
                <w:top w:val="nil"/>
                <w:left w:val="nil"/>
                <w:bottom w:val="nil"/>
                <w:right w:val="nil"/>
                <w:between w:val="nil"/>
              </w:pBdr>
              <w:spacing w:line="276" w:lineRule="auto"/>
              <w:rPr>
                <w:color w:val="000000"/>
              </w:rPr>
            </w:pPr>
            <w:r>
              <w:rPr>
                <w:color w:val="000000"/>
              </w:rPr>
              <w:t xml:space="preserve">Una vez se hayan establecido los parámetros principales para el mecanizado con las máquinas de control numérico NC, </w:t>
            </w:r>
            <w:r w:rsidR="00D671DD">
              <w:rPr>
                <w:color w:val="000000"/>
              </w:rPr>
              <w:t xml:space="preserve">se </w:t>
            </w:r>
            <w:r>
              <w:rPr>
                <w:color w:val="000000"/>
              </w:rPr>
              <w:t>contin</w:t>
            </w:r>
            <w:r w:rsidR="00D671DD">
              <w:rPr>
                <w:color w:val="000000"/>
              </w:rPr>
              <w:t>ú</w:t>
            </w:r>
            <w:r>
              <w:rPr>
                <w:color w:val="000000"/>
              </w:rPr>
              <w:t xml:space="preserve">a con el proceso de la programación y posteriormente </w:t>
            </w:r>
            <w:r w:rsidR="00D671DD">
              <w:rPr>
                <w:color w:val="000000"/>
              </w:rPr>
              <w:t xml:space="preserve">con </w:t>
            </w:r>
            <w:r>
              <w:rPr>
                <w:color w:val="000000"/>
              </w:rPr>
              <w:t xml:space="preserve">la simulación. </w:t>
            </w:r>
          </w:p>
          <w:p w14:paraId="000001F7" w14:textId="464AAD50" w:rsidR="000945CE" w:rsidRDefault="000945CE">
            <w:pPr>
              <w:pBdr>
                <w:top w:val="nil"/>
                <w:left w:val="nil"/>
                <w:bottom w:val="nil"/>
                <w:right w:val="nil"/>
                <w:between w:val="nil"/>
              </w:pBdr>
              <w:spacing w:line="276" w:lineRule="auto"/>
              <w:rPr>
                <w:color w:val="000000"/>
              </w:rPr>
            </w:pPr>
          </w:p>
          <w:p w14:paraId="39E7AF4E" w14:textId="77777777" w:rsidR="00493100" w:rsidRDefault="00493100">
            <w:pPr>
              <w:pBdr>
                <w:top w:val="nil"/>
                <w:left w:val="nil"/>
                <w:bottom w:val="nil"/>
                <w:right w:val="nil"/>
                <w:between w:val="nil"/>
              </w:pBdr>
              <w:spacing w:line="276" w:lineRule="auto"/>
              <w:rPr>
                <w:color w:val="000000"/>
              </w:rPr>
            </w:pPr>
          </w:p>
          <w:p w14:paraId="000001F8" w14:textId="77777777" w:rsidR="000945CE" w:rsidRDefault="007E2490">
            <w:pPr>
              <w:pBdr>
                <w:top w:val="nil"/>
                <w:left w:val="nil"/>
                <w:bottom w:val="nil"/>
                <w:right w:val="nil"/>
                <w:between w:val="nil"/>
              </w:pBdr>
              <w:spacing w:line="276" w:lineRule="auto"/>
              <w:rPr>
                <w:b/>
                <w:color w:val="000000"/>
              </w:rPr>
            </w:pPr>
            <w:r>
              <w:rPr>
                <w:b/>
                <w:color w:val="000000"/>
              </w:rPr>
              <w:lastRenderedPageBreak/>
              <w:t>Proceso de programación</w:t>
            </w:r>
            <w:sdt>
              <w:sdtPr>
                <w:tag w:val="goog_rdk_26"/>
                <w:id w:val="-412469819"/>
              </w:sdtPr>
              <w:sdtContent>
                <w:commentRangeStart w:id="86"/>
              </w:sdtContent>
            </w:sdt>
          </w:p>
          <w:commentRangeEnd w:id="86"/>
          <w:p w14:paraId="000001F9" w14:textId="52C4D9CA" w:rsidR="000945CE" w:rsidRDefault="007E2490">
            <w:pPr>
              <w:pBdr>
                <w:top w:val="nil"/>
                <w:left w:val="nil"/>
                <w:bottom w:val="nil"/>
                <w:right w:val="nil"/>
                <w:between w:val="nil"/>
              </w:pBdr>
              <w:spacing w:line="276" w:lineRule="auto"/>
              <w:rPr>
                <w:color w:val="000000"/>
              </w:rPr>
            </w:pPr>
            <w:r>
              <w:commentReference w:id="86"/>
            </w:r>
            <w:r>
              <w:rPr>
                <w:color w:val="000000"/>
              </w:rPr>
              <w:t xml:space="preserve">En la programación </w:t>
            </w:r>
            <w:r w:rsidR="00D671DD">
              <w:rPr>
                <w:color w:val="000000"/>
              </w:rPr>
              <w:t xml:space="preserve">con la ayuda de </w:t>
            </w:r>
            <w:r>
              <w:rPr>
                <w:color w:val="000000"/>
              </w:rPr>
              <w:t xml:space="preserve">un </w:t>
            </w:r>
            <w:r w:rsidR="00D41C43" w:rsidRPr="00D41C43">
              <w:rPr>
                <w:i/>
                <w:iCs/>
                <w:color w:val="000000"/>
              </w:rPr>
              <w:t>softwar</w:t>
            </w:r>
            <w:r>
              <w:rPr>
                <w:color w:val="000000"/>
              </w:rPr>
              <w:t xml:space="preserve">e de fabricación asistida por computador CAM, </w:t>
            </w:r>
            <w:r w:rsidR="00D671DD">
              <w:rPr>
                <w:color w:val="000000"/>
              </w:rPr>
              <w:t>se introducen</w:t>
            </w:r>
            <w:r>
              <w:rPr>
                <w:color w:val="000000"/>
              </w:rPr>
              <w:t xml:space="preserve"> </w:t>
            </w:r>
            <w:r w:rsidR="00D671DD">
              <w:rPr>
                <w:color w:val="000000"/>
              </w:rPr>
              <w:t xml:space="preserve">todas las instrucciones </w:t>
            </w:r>
            <w:r>
              <w:rPr>
                <w:color w:val="000000"/>
              </w:rPr>
              <w:t xml:space="preserve">en un lenguaje que </w:t>
            </w:r>
            <w:r w:rsidR="00C50072">
              <w:rPr>
                <w:color w:val="000000"/>
              </w:rPr>
              <w:t xml:space="preserve">reconozcan </w:t>
            </w:r>
            <w:proofErr w:type="gramStart"/>
            <w:r>
              <w:rPr>
                <w:color w:val="000000"/>
              </w:rPr>
              <w:t>la m</w:t>
            </w:r>
            <w:r w:rsidR="00C50072">
              <w:rPr>
                <w:color w:val="000000"/>
              </w:rPr>
              <w:t>á</w:t>
            </w:r>
            <w:r>
              <w:rPr>
                <w:color w:val="000000"/>
              </w:rPr>
              <w:t>quinas</w:t>
            </w:r>
            <w:proofErr w:type="gramEnd"/>
            <w:r>
              <w:rPr>
                <w:color w:val="000000"/>
              </w:rPr>
              <w:t xml:space="preserve"> CNC, </w:t>
            </w:r>
            <w:r w:rsidR="00D671DD">
              <w:rPr>
                <w:color w:val="000000"/>
              </w:rPr>
              <w:t xml:space="preserve">para </w:t>
            </w:r>
            <w:r w:rsidR="0062703B">
              <w:rPr>
                <w:color w:val="000000"/>
              </w:rPr>
              <w:t xml:space="preserve">que ejecuten </w:t>
            </w:r>
            <w:r>
              <w:rPr>
                <w:color w:val="000000"/>
              </w:rPr>
              <w:t xml:space="preserve">las operaciones, en el orden indicado, con las herramientas adecuadas y con los parámetros definidos.  </w:t>
            </w:r>
            <w:r>
              <w:rPr>
                <w:noProof/>
                <w:lang w:val="es-CO" w:eastAsia="es-CO"/>
              </w:rPr>
              <w:drawing>
                <wp:anchor distT="0" distB="0" distL="114300" distR="114300" simplePos="0" relativeHeight="251665408" behindDoc="0" locked="0" layoutInCell="1" hidden="0" allowOverlap="1" wp14:anchorId="14777800" wp14:editId="464366AD">
                  <wp:simplePos x="0" y="0"/>
                  <wp:positionH relativeFrom="column">
                    <wp:posOffset>5167241</wp:posOffset>
                  </wp:positionH>
                  <wp:positionV relativeFrom="paragraph">
                    <wp:posOffset>73426</wp:posOffset>
                  </wp:positionV>
                  <wp:extent cx="3284220" cy="1866900"/>
                  <wp:effectExtent l="0" t="0" r="0" b="0"/>
                  <wp:wrapSquare wrapText="bothSides" distT="0" distB="0" distL="114300" distR="114300"/>
                  <wp:docPr id="72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7"/>
                          <a:srcRect/>
                          <a:stretch>
                            <a:fillRect/>
                          </a:stretch>
                        </pic:blipFill>
                        <pic:spPr>
                          <a:xfrm>
                            <a:off x="0" y="0"/>
                            <a:ext cx="3284220" cy="1866900"/>
                          </a:xfrm>
                          <a:prstGeom prst="rect">
                            <a:avLst/>
                          </a:prstGeom>
                          <a:ln/>
                        </pic:spPr>
                      </pic:pic>
                    </a:graphicData>
                  </a:graphic>
                </wp:anchor>
              </w:drawing>
            </w:r>
          </w:p>
          <w:p w14:paraId="000001FA" w14:textId="77777777" w:rsidR="000945CE" w:rsidRDefault="000945CE">
            <w:pPr>
              <w:pBdr>
                <w:top w:val="nil"/>
                <w:left w:val="nil"/>
                <w:bottom w:val="nil"/>
                <w:right w:val="nil"/>
                <w:between w:val="nil"/>
              </w:pBdr>
              <w:spacing w:line="276" w:lineRule="auto"/>
              <w:rPr>
                <w:color w:val="000000"/>
              </w:rPr>
            </w:pPr>
          </w:p>
          <w:p w14:paraId="000001FB" w14:textId="77777777" w:rsidR="000945CE" w:rsidRDefault="007E2490">
            <w:pPr>
              <w:pBdr>
                <w:top w:val="nil"/>
                <w:left w:val="nil"/>
                <w:bottom w:val="nil"/>
                <w:right w:val="nil"/>
                <w:between w:val="nil"/>
              </w:pBdr>
              <w:spacing w:line="276" w:lineRule="auto"/>
              <w:rPr>
                <w:b/>
                <w:color w:val="000000"/>
              </w:rPr>
            </w:pPr>
            <w:r>
              <w:rPr>
                <w:b/>
                <w:color w:val="000000"/>
              </w:rPr>
              <w:t>Proceso de simulación</w:t>
            </w:r>
          </w:p>
          <w:p w14:paraId="000001FC" w14:textId="7414CBBC" w:rsidR="000945CE" w:rsidRDefault="008A2B25">
            <w:pPr>
              <w:pBdr>
                <w:top w:val="nil"/>
                <w:left w:val="nil"/>
                <w:bottom w:val="nil"/>
                <w:right w:val="nil"/>
                <w:between w:val="nil"/>
              </w:pBdr>
              <w:spacing w:after="120" w:line="276" w:lineRule="auto"/>
              <w:rPr>
                <w:color w:val="000000"/>
              </w:rPr>
            </w:pPr>
            <w:r>
              <w:rPr>
                <w:color w:val="000000"/>
              </w:rPr>
              <w:t>Representación</w:t>
            </w:r>
            <w:r w:rsidR="007E2490">
              <w:rPr>
                <w:color w:val="000000"/>
              </w:rPr>
              <w:t xml:space="preserve"> gráfica en un monitor</w:t>
            </w:r>
            <w:r>
              <w:rPr>
                <w:color w:val="000000"/>
              </w:rPr>
              <w:t xml:space="preserve"> de </w:t>
            </w:r>
            <w:r w:rsidR="007E2490">
              <w:rPr>
                <w:color w:val="000000"/>
              </w:rPr>
              <w:t>todo el proceso de mecanizado que se ha programado en CAM, desde el montaje del material, mostrando las herramientas seleccionadas y sus cambios, las trayectorias que trazar</w:t>
            </w:r>
            <w:r>
              <w:rPr>
                <w:color w:val="000000"/>
              </w:rPr>
              <w:t>á</w:t>
            </w:r>
            <w:r w:rsidR="007E2490">
              <w:rPr>
                <w:color w:val="000000"/>
              </w:rPr>
              <w:t>n, su profundidad y la forma que tomará el material a medida que el mecanizado avanza</w:t>
            </w:r>
            <w:r>
              <w:rPr>
                <w:color w:val="000000"/>
              </w:rPr>
              <w:t xml:space="preserve">; </w:t>
            </w:r>
            <w:r w:rsidR="007E2490">
              <w:rPr>
                <w:color w:val="000000"/>
              </w:rPr>
              <w:t xml:space="preserve">también podemos apreciar los momentos en que las funciones misceláneas sean ejecutadas, por ejemplo, </w:t>
            </w:r>
            <w:r>
              <w:rPr>
                <w:color w:val="000000"/>
              </w:rPr>
              <w:t>cu</w:t>
            </w:r>
            <w:r w:rsidR="00C50072">
              <w:rPr>
                <w:color w:val="000000"/>
              </w:rPr>
              <w:t>á</w:t>
            </w:r>
            <w:r>
              <w:rPr>
                <w:color w:val="000000"/>
              </w:rPr>
              <w:t>ndo</w:t>
            </w:r>
            <w:r w:rsidR="007E2490">
              <w:rPr>
                <w:color w:val="000000"/>
              </w:rPr>
              <w:t xml:space="preserve"> se prende o </w:t>
            </w:r>
            <w:r>
              <w:rPr>
                <w:color w:val="000000"/>
              </w:rPr>
              <w:t xml:space="preserve">se </w:t>
            </w:r>
            <w:r w:rsidR="007E2490">
              <w:rPr>
                <w:color w:val="000000"/>
              </w:rPr>
              <w:t xml:space="preserve">apaga el refrigerante. </w:t>
            </w:r>
          </w:p>
        </w:tc>
      </w:tr>
    </w:tbl>
    <w:p w14:paraId="000001FD" w14:textId="1C15C764" w:rsidR="000945CE" w:rsidRDefault="000945CE"/>
    <w:p w14:paraId="0A8EF7BC" w14:textId="77777777" w:rsidR="006735CC" w:rsidRDefault="006735CC"/>
    <w:p w14:paraId="000001FE" w14:textId="77777777" w:rsidR="000945CE" w:rsidRPr="00D41C43" w:rsidRDefault="007E2490">
      <w:pPr>
        <w:spacing w:after="120" w:line="240" w:lineRule="auto"/>
      </w:pPr>
      <w:r w:rsidRPr="00D41C43">
        <w:t>3.1 Proceso CNC</w:t>
      </w:r>
    </w:p>
    <w:p w14:paraId="000001FF" w14:textId="77777777" w:rsidR="000945CE" w:rsidRDefault="000945CE"/>
    <w:tbl>
      <w:tblPr>
        <w:tblStyle w:val="a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5258B901" w14:textId="77777777">
        <w:trPr>
          <w:trHeight w:val="444"/>
        </w:trPr>
        <w:tc>
          <w:tcPr>
            <w:tcW w:w="13422" w:type="dxa"/>
            <w:shd w:val="clear" w:color="auto" w:fill="8DB3E2"/>
          </w:tcPr>
          <w:p w14:paraId="00000200" w14:textId="77777777" w:rsidR="000945CE" w:rsidRDefault="007E2490">
            <w:pPr>
              <w:pStyle w:val="Ttulo1"/>
              <w:jc w:val="center"/>
              <w:rPr>
                <w:sz w:val="22"/>
                <w:szCs w:val="22"/>
              </w:rPr>
            </w:pPr>
            <w:r>
              <w:rPr>
                <w:sz w:val="22"/>
                <w:szCs w:val="22"/>
              </w:rPr>
              <w:t>Cuadro de texto</w:t>
            </w:r>
          </w:p>
        </w:tc>
      </w:tr>
      <w:tr w:rsidR="000945CE" w14:paraId="30BE398D" w14:textId="77777777">
        <w:trPr>
          <w:trHeight w:val="477"/>
        </w:trPr>
        <w:tc>
          <w:tcPr>
            <w:tcW w:w="13422" w:type="dxa"/>
          </w:tcPr>
          <w:p w14:paraId="00000201" w14:textId="06D29637" w:rsidR="000945CE" w:rsidRDefault="004B5C34">
            <w:pPr>
              <w:rPr>
                <w:color w:val="BFBFBF"/>
              </w:rPr>
            </w:pPr>
            <w:r>
              <w:t xml:space="preserve">En el siguiente video se visibiliza </w:t>
            </w:r>
            <w:r w:rsidR="007E2490">
              <w:t>el proceso de programación de máquinas herramientas de control numérico computarizado CNC</w:t>
            </w:r>
          </w:p>
        </w:tc>
      </w:tr>
    </w:tbl>
    <w:p w14:paraId="00000202" w14:textId="77777777" w:rsidR="000945CE" w:rsidRDefault="000945CE"/>
    <w:p w14:paraId="00000203" w14:textId="77777777" w:rsidR="000945CE" w:rsidRDefault="000945CE"/>
    <w:tbl>
      <w:tblPr>
        <w:tblStyle w:val="a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4910"/>
        <w:gridCol w:w="959"/>
        <w:gridCol w:w="3481"/>
        <w:gridCol w:w="3030"/>
      </w:tblGrid>
      <w:tr w:rsidR="000945CE" w14:paraId="0CB29611" w14:textId="77777777">
        <w:trPr>
          <w:trHeight w:val="460"/>
        </w:trPr>
        <w:tc>
          <w:tcPr>
            <w:tcW w:w="1032" w:type="dxa"/>
            <w:shd w:val="clear" w:color="auto" w:fill="C9DAF8"/>
            <w:tcMar>
              <w:top w:w="100" w:type="dxa"/>
              <w:left w:w="100" w:type="dxa"/>
              <w:bottom w:w="100" w:type="dxa"/>
              <w:right w:w="100" w:type="dxa"/>
            </w:tcMar>
          </w:tcPr>
          <w:p w14:paraId="00000204" w14:textId="77777777" w:rsidR="000945CE" w:rsidRDefault="007E2490">
            <w:pPr>
              <w:widowControl w:val="0"/>
              <w:spacing w:line="240" w:lineRule="auto"/>
              <w:jc w:val="center"/>
              <w:rPr>
                <w:b/>
              </w:rPr>
            </w:pPr>
            <w:r>
              <w:rPr>
                <w:b/>
              </w:rPr>
              <w:t>Tipo de recurso</w:t>
            </w:r>
          </w:p>
        </w:tc>
        <w:tc>
          <w:tcPr>
            <w:tcW w:w="12380" w:type="dxa"/>
            <w:gridSpan w:val="4"/>
            <w:shd w:val="clear" w:color="auto" w:fill="C9DAF8"/>
            <w:tcMar>
              <w:top w:w="100" w:type="dxa"/>
              <w:left w:w="100" w:type="dxa"/>
              <w:bottom w:w="100" w:type="dxa"/>
              <w:right w:w="100" w:type="dxa"/>
            </w:tcMar>
          </w:tcPr>
          <w:p w14:paraId="00000205" w14:textId="77777777" w:rsidR="000945CE" w:rsidRDefault="007E2490">
            <w:pPr>
              <w:pStyle w:val="Ttulo"/>
              <w:widowControl w:val="0"/>
              <w:spacing w:line="240" w:lineRule="auto"/>
              <w:jc w:val="center"/>
              <w:rPr>
                <w:sz w:val="22"/>
                <w:szCs w:val="22"/>
              </w:rPr>
            </w:pPr>
            <w:r>
              <w:rPr>
                <w:sz w:val="22"/>
                <w:szCs w:val="22"/>
              </w:rPr>
              <w:t>Video spot animado</w:t>
            </w:r>
          </w:p>
        </w:tc>
      </w:tr>
      <w:tr w:rsidR="000945CE" w14:paraId="3A33B45C" w14:textId="77777777">
        <w:trPr>
          <w:trHeight w:val="460"/>
        </w:trPr>
        <w:tc>
          <w:tcPr>
            <w:tcW w:w="1032" w:type="dxa"/>
            <w:shd w:val="clear" w:color="auto" w:fill="C9DAF8"/>
            <w:tcMar>
              <w:top w:w="100" w:type="dxa"/>
              <w:left w:w="100" w:type="dxa"/>
              <w:bottom w:w="100" w:type="dxa"/>
              <w:right w:w="100" w:type="dxa"/>
            </w:tcMar>
          </w:tcPr>
          <w:p w14:paraId="00000209" w14:textId="77777777" w:rsidR="000945CE" w:rsidRDefault="007E2490">
            <w:pPr>
              <w:widowControl w:val="0"/>
              <w:spacing w:line="240" w:lineRule="auto"/>
              <w:jc w:val="center"/>
              <w:rPr>
                <w:b/>
              </w:rPr>
            </w:pPr>
            <w:r>
              <w:rPr>
                <w:b/>
              </w:rPr>
              <w:lastRenderedPageBreak/>
              <w:t>NOTA</w:t>
            </w:r>
          </w:p>
        </w:tc>
        <w:tc>
          <w:tcPr>
            <w:tcW w:w="12380" w:type="dxa"/>
            <w:gridSpan w:val="4"/>
            <w:shd w:val="clear" w:color="auto" w:fill="C9DAF8"/>
            <w:tcMar>
              <w:top w:w="100" w:type="dxa"/>
              <w:left w:w="100" w:type="dxa"/>
              <w:bottom w:w="100" w:type="dxa"/>
              <w:right w:w="100" w:type="dxa"/>
            </w:tcMar>
          </w:tcPr>
          <w:p w14:paraId="0000020A" w14:textId="77777777" w:rsidR="000945CE" w:rsidRDefault="007E2490">
            <w:pPr>
              <w:widowControl w:val="0"/>
              <w:spacing w:line="240" w:lineRule="auto"/>
              <w:jc w:val="center"/>
              <w:rPr>
                <w:b/>
              </w:rPr>
            </w:pPr>
            <w:r>
              <w:rPr>
                <w:b/>
              </w:rPr>
              <w:t>La totalidad del texto locutado para el video no debe superar las 500 palabras aproximadamente</w:t>
            </w:r>
          </w:p>
        </w:tc>
      </w:tr>
      <w:tr w:rsidR="000945CE" w14:paraId="6C9B1160" w14:textId="77777777">
        <w:trPr>
          <w:trHeight w:val="420"/>
        </w:trPr>
        <w:tc>
          <w:tcPr>
            <w:tcW w:w="1032" w:type="dxa"/>
            <w:shd w:val="clear" w:color="auto" w:fill="auto"/>
            <w:tcMar>
              <w:top w:w="100" w:type="dxa"/>
              <w:left w:w="100" w:type="dxa"/>
              <w:bottom w:w="100" w:type="dxa"/>
              <w:right w:w="100" w:type="dxa"/>
            </w:tcMar>
          </w:tcPr>
          <w:p w14:paraId="0000020E" w14:textId="77777777" w:rsidR="000945CE" w:rsidRDefault="007E2490">
            <w:pPr>
              <w:widowControl w:val="0"/>
              <w:spacing w:line="240" w:lineRule="auto"/>
              <w:rPr>
                <w:b/>
              </w:rPr>
            </w:pPr>
            <w:r>
              <w:rPr>
                <w:b/>
              </w:rPr>
              <w:t xml:space="preserve">Título </w:t>
            </w:r>
          </w:p>
        </w:tc>
        <w:tc>
          <w:tcPr>
            <w:tcW w:w="12380" w:type="dxa"/>
            <w:gridSpan w:val="4"/>
            <w:shd w:val="clear" w:color="auto" w:fill="auto"/>
            <w:tcMar>
              <w:top w:w="100" w:type="dxa"/>
              <w:left w:w="100" w:type="dxa"/>
              <w:bottom w:w="100" w:type="dxa"/>
              <w:right w:w="100" w:type="dxa"/>
            </w:tcMar>
          </w:tcPr>
          <w:p w14:paraId="0000020F" w14:textId="77777777" w:rsidR="000945CE" w:rsidRDefault="007E2490">
            <w:pPr>
              <w:widowControl w:val="0"/>
              <w:spacing w:line="240" w:lineRule="auto"/>
              <w:rPr>
                <w:color w:val="999999"/>
              </w:rPr>
            </w:pPr>
            <w:r>
              <w:rPr>
                <w:b/>
              </w:rPr>
              <w:t>Proceso CNC</w:t>
            </w:r>
          </w:p>
        </w:tc>
      </w:tr>
      <w:tr w:rsidR="000945CE" w14:paraId="13F6758E" w14:textId="77777777">
        <w:tc>
          <w:tcPr>
            <w:tcW w:w="1032" w:type="dxa"/>
            <w:shd w:val="clear" w:color="auto" w:fill="auto"/>
            <w:tcMar>
              <w:top w:w="100" w:type="dxa"/>
              <w:left w:w="100" w:type="dxa"/>
              <w:bottom w:w="100" w:type="dxa"/>
              <w:right w:w="100" w:type="dxa"/>
            </w:tcMar>
          </w:tcPr>
          <w:p w14:paraId="00000213" w14:textId="77777777" w:rsidR="000945CE" w:rsidRDefault="007E2490">
            <w:pPr>
              <w:widowControl w:val="0"/>
              <w:spacing w:line="240" w:lineRule="auto"/>
              <w:rPr>
                <w:b/>
              </w:rPr>
            </w:pPr>
            <w:r>
              <w:rPr>
                <w:b/>
              </w:rPr>
              <w:t>Escena</w:t>
            </w:r>
          </w:p>
        </w:tc>
        <w:tc>
          <w:tcPr>
            <w:tcW w:w="4910" w:type="dxa"/>
            <w:shd w:val="clear" w:color="auto" w:fill="auto"/>
            <w:tcMar>
              <w:top w:w="100" w:type="dxa"/>
              <w:left w:w="100" w:type="dxa"/>
              <w:bottom w:w="100" w:type="dxa"/>
              <w:right w:w="100" w:type="dxa"/>
            </w:tcMar>
          </w:tcPr>
          <w:p w14:paraId="00000214" w14:textId="77777777" w:rsidR="000945CE" w:rsidRDefault="007E2490">
            <w:pPr>
              <w:widowControl w:val="0"/>
              <w:spacing w:line="240" w:lineRule="auto"/>
              <w:rPr>
                <w:b/>
              </w:rPr>
            </w:pPr>
            <w:r>
              <w:rPr>
                <w:b/>
              </w:rPr>
              <w:t>Imagen</w:t>
            </w:r>
          </w:p>
        </w:tc>
        <w:tc>
          <w:tcPr>
            <w:tcW w:w="959" w:type="dxa"/>
            <w:shd w:val="clear" w:color="auto" w:fill="auto"/>
            <w:tcMar>
              <w:top w:w="100" w:type="dxa"/>
              <w:left w:w="100" w:type="dxa"/>
              <w:bottom w:w="100" w:type="dxa"/>
              <w:right w:w="100" w:type="dxa"/>
            </w:tcMar>
          </w:tcPr>
          <w:p w14:paraId="00000215" w14:textId="77777777" w:rsidR="000945CE" w:rsidRDefault="007E2490">
            <w:pPr>
              <w:widowControl w:val="0"/>
              <w:spacing w:line="240" w:lineRule="auto"/>
              <w:rPr>
                <w:b/>
              </w:rPr>
            </w:pPr>
            <w:r>
              <w:rPr>
                <w:b/>
              </w:rPr>
              <w:t>Sonido</w:t>
            </w:r>
          </w:p>
        </w:tc>
        <w:tc>
          <w:tcPr>
            <w:tcW w:w="3481" w:type="dxa"/>
            <w:shd w:val="clear" w:color="auto" w:fill="auto"/>
            <w:tcMar>
              <w:top w:w="100" w:type="dxa"/>
              <w:left w:w="100" w:type="dxa"/>
              <w:bottom w:w="100" w:type="dxa"/>
              <w:right w:w="100" w:type="dxa"/>
            </w:tcMar>
          </w:tcPr>
          <w:p w14:paraId="00000216" w14:textId="77777777" w:rsidR="000945CE" w:rsidRDefault="007E2490">
            <w:pPr>
              <w:widowControl w:val="0"/>
              <w:spacing w:line="240" w:lineRule="auto"/>
              <w:rPr>
                <w:b/>
              </w:rPr>
            </w:pPr>
            <w:r>
              <w:rPr>
                <w:b/>
              </w:rPr>
              <w:t>Narración (voz en off)</w:t>
            </w:r>
          </w:p>
        </w:tc>
        <w:tc>
          <w:tcPr>
            <w:tcW w:w="3030" w:type="dxa"/>
            <w:shd w:val="clear" w:color="auto" w:fill="auto"/>
            <w:tcMar>
              <w:top w:w="100" w:type="dxa"/>
              <w:left w:w="100" w:type="dxa"/>
              <w:bottom w:w="100" w:type="dxa"/>
              <w:right w:w="100" w:type="dxa"/>
            </w:tcMar>
          </w:tcPr>
          <w:p w14:paraId="00000217" w14:textId="77777777" w:rsidR="000945CE" w:rsidRDefault="007E2490">
            <w:pPr>
              <w:widowControl w:val="0"/>
              <w:spacing w:line="240" w:lineRule="auto"/>
              <w:rPr>
                <w:b/>
              </w:rPr>
            </w:pPr>
            <w:r>
              <w:rPr>
                <w:b/>
              </w:rPr>
              <w:t>Texto</w:t>
            </w:r>
          </w:p>
        </w:tc>
      </w:tr>
      <w:tr w:rsidR="000945CE" w14:paraId="65FA7AAD" w14:textId="77777777">
        <w:tc>
          <w:tcPr>
            <w:tcW w:w="1032" w:type="dxa"/>
            <w:shd w:val="clear" w:color="auto" w:fill="auto"/>
            <w:tcMar>
              <w:top w:w="100" w:type="dxa"/>
              <w:left w:w="100" w:type="dxa"/>
              <w:bottom w:w="100" w:type="dxa"/>
              <w:right w:w="100" w:type="dxa"/>
            </w:tcMar>
          </w:tcPr>
          <w:p w14:paraId="00000218" w14:textId="77777777" w:rsidR="000945CE" w:rsidRDefault="007E2490">
            <w:pPr>
              <w:widowControl w:val="0"/>
              <w:spacing w:line="240" w:lineRule="auto"/>
              <w:rPr>
                <w:b/>
                <w:color w:val="999999"/>
              </w:rPr>
            </w:pPr>
            <w:bookmarkStart w:id="87" w:name="_Hlk115290012"/>
            <w:r>
              <w:rPr>
                <w:b/>
                <w:color w:val="999999"/>
              </w:rPr>
              <w:t>1</w:t>
            </w:r>
          </w:p>
        </w:tc>
        <w:tc>
          <w:tcPr>
            <w:tcW w:w="4910" w:type="dxa"/>
            <w:shd w:val="clear" w:color="auto" w:fill="auto"/>
            <w:tcMar>
              <w:top w:w="100" w:type="dxa"/>
              <w:left w:w="100" w:type="dxa"/>
              <w:bottom w:w="100" w:type="dxa"/>
              <w:right w:w="100" w:type="dxa"/>
            </w:tcMar>
          </w:tcPr>
          <w:p w14:paraId="00000219" w14:textId="77777777" w:rsidR="000945CE" w:rsidRDefault="007E2490">
            <w:pPr>
              <w:widowControl w:val="0"/>
              <w:spacing w:line="240" w:lineRule="auto"/>
              <w:rPr>
                <w:color w:val="999999"/>
                <w:sz w:val="16"/>
                <w:szCs w:val="16"/>
              </w:rPr>
            </w:pPr>
            <w:r>
              <w:rPr>
                <w:color w:val="999999"/>
                <w:sz w:val="16"/>
                <w:szCs w:val="16"/>
              </w:rPr>
              <w:t xml:space="preserve">Producción: como sugerencia, por favor, crear una secuencia entre las imágenes y videos que se presentan en cada una de las escenas. Utilizar efectos como </w:t>
            </w:r>
            <w:proofErr w:type="spellStart"/>
            <w:r>
              <w:rPr>
                <w:i/>
                <w:color w:val="999999"/>
                <w:sz w:val="16"/>
                <w:szCs w:val="16"/>
              </w:rPr>
              <w:t>fade</w:t>
            </w:r>
            <w:proofErr w:type="spellEnd"/>
            <w:r>
              <w:rPr>
                <w:i/>
                <w:color w:val="999999"/>
                <w:sz w:val="16"/>
                <w:szCs w:val="16"/>
              </w:rPr>
              <w:t xml:space="preserve"> in</w:t>
            </w:r>
            <w:r>
              <w:rPr>
                <w:color w:val="999999"/>
                <w:sz w:val="16"/>
                <w:szCs w:val="16"/>
              </w:rPr>
              <w:t xml:space="preserve"> y </w:t>
            </w:r>
            <w:proofErr w:type="spellStart"/>
            <w:r>
              <w:rPr>
                <w:i/>
                <w:color w:val="999999"/>
                <w:sz w:val="16"/>
                <w:szCs w:val="16"/>
              </w:rPr>
              <w:t>fade</w:t>
            </w:r>
            <w:proofErr w:type="spellEnd"/>
            <w:r>
              <w:rPr>
                <w:i/>
                <w:color w:val="999999"/>
                <w:sz w:val="16"/>
                <w:szCs w:val="16"/>
              </w:rPr>
              <w:t xml:space="preserve"> </w:t>
            </w:r>
            <w:proofErr w:type="spellStart"/>
            <w:r>
              <w:rPr>
                <w:i/>
                <w:color w:val="999999"/>
                <w:sz w:val="16"/>
                <w:szCs w:val="16"/>
              </w:rPr>
              <w:t>out</w:t>
            </w:r>
            <w:proofErr w:type="spellEnd"/>
            <w:r>
              <w:rPr>
                <w:color w:val="999999"/>
                <w:sz w:val="16"/>
                <w:szCs w:val="16"/>
              </w:rPr>
              <w:t xml:space="preserve"> entre cada paso de imagen o video para generar una adaptación amable entre ellos. Si se puede, crear acercamientos o barridos de las imágenes. Utilizar el texto en pantalla para que complemente la voz en off en el momento en que se escuche. Se acepta con agradecimiento el dinamismo y efecto que puedan generar basados en sus conocimientos. Gracias.</w:t>
            </w:r>
          </w:p>
          <w:p w14:paraId="0000021A" w14:textId="77777777" w:rsidR="000945CE" w:rsidRDefault="000945CE">
            <w:pPr>
              <w:widowControl w:val="0"/>
              <w:spacing w:line="240" w:lineRule="auto"/>
              <w:rPr>
                <w:color w:val="999999"/>
              </w:rPr>
            </w:pPr>
          </w:p>
          <w:p w14:paraId="0000021B" w14:textId="77777777" w:rsidR="000945CE" w:rsidRDefault="00000000">
            <w:pPr>
              <w:widowControl w:val="0"/>
              <w:spacing w:line="240" w:lineRule="auto"/>
              <w:rPr>
                <w:color w:val="999999"/>
              </w:rPr>
            </w:pPr>
            <w:sdt>
              <w:sdtPr>
                <w:tag w:val="goog_rdk_27"/>
                <w:id w:val="-502210380"/>
              </w:sdtPr>
              <w:sdtContent>
                <w:commentRangeStart w:id="88"/>
              </w:sdtContent>
            </w:sdt>
            <w:r w:rsidR="007E2490">
              <w:rPr>
                <w:noProof/>
                <w:lang w:val="es-CO" w:eastAsia="es-CO"/>
              </w:rPr>
              <w:drawing>
                <wp:inline distT="0" distB="0" distL="0" distR="0" wp14:anchorId="22C6CA0D" wp14:editId="3F4207F9">
                  <wp:extent cx="2552802" cy="1786962"/>
                  <wp:effectExtent l="0" t="0" r="0" b="0"/>
                  <wp:docPr id="7241" name="image20.jpg" descr="La máquina de fresado CNC cortó en bruto las partes del molde de inyección mediante herramientas indizables. El proceso de fabricación de molde y muda mediante el centro de mecanizado con las herramientas sólidas del molino final."/>
                  <wp:cNvGraphicFramePr/>
                  <a:graphic xmlns:a="http://schemas.openxmlformats.org/drawingml/2006/main">
                    <a:graphicData uri="http://schemas.openxmlformats.org/drawingml/2006/picture">
                      <pic:pic xmlns:pic="http://schemas.openxmlformats.org/drawingml/2006/picture">
                        <pic:nvPicPr>
                          <pic:cNvPr id="0" name="image20.jpg" descr="La máquina de fresado CNC cortó en bruto las partes del molde de inyección mediante herramientas indizables. El proceso de fabricación de molde y muda mediante el centro de mecanizado con las herramientas sólidas del molino final."/>
                          <pic:cNvPicPr preferRelativeResize="0"/>
                        </pic:nvPicPr>
                        <pic:blipFill>
                          <a:blip r:embed="rId58"/>
                          <a:srcRect/>
                          <a:stretch>
                            <a:fillRect/>
                          </a:stretch>
                        </pic:blipFill>
                        <pic:spPr>
                          <a:xfrm>
                            <a:off x="0" y="0"/>
                            <a:ext cx="2552802" cy="1786962"/>
                          </a:xfrm>
                          <a:prstGeom prst="rect">
                            <a:avLst/>
                          </a:prstGeom>
                          <a:ln/>
                        </pic:spPr>
                      </pic:pic>
                    </a:graphicData>
                  </a:graphic>
                </wp:inline>
              </w:drawing>
            </w:r>
            <w:commentRangeEnd w:id="88"/>
            <w:r w:rsidR="007E2490">
              <w:commentReference w:id="88"/>
            </w:r>
          </w:p>
        </w:tc>
        <w:tc>
          <w:tcPr>
            <w:tcW w:w="959" w:type="dxa"/>
            <w:shd w:val="clear" w:color="auto" w:fill="auto"/>
            <w:tcMar>
              <w:top w:w="100" w:type="dxa"/>
              <w:left w:w="100" w:type="dxa"/>
              <w:bottom w:w="100" w:type="dxa"/>
              <w:right w:w="100" w:type="dxa"/>
            </w:tcMar>
          </w:tcPr>
          <w:p w14:paraId="0000021C" w14:textId="77777777" w:rsidR="000945CE" w:rsidRDefault="007E2490">
            <w:pPr>
              <w:widowControl w:val="0"/>
              <w:spacing w:line="240" w:lineRule="auto"/>
              <w:rPr>
                <w:color w:val="999999"/>
              </w:rPr>
            </w:pPr>
            <w:r>
              <w:rPr>
                <w:color w:val="999999"/>
              </w:rPr>
              <w:t>Colocar si habrá un sonido o música de fondo</w:t>
            </w:r>
          </w:p>
        </w:tc>
        <w:tc>
          <w:tcPr>
            <w:tcW w:w="3481" w:type="dxa"/>
            <w:shd w:val="clear" w:color="auto" w:fill="auto"/>
            <w:tcMar>
              <w:top w:w="100" w:type="dxa"/>
              <w:left w:w="100" w:type="dxa"/>
              <w:bottom w:w="100" w:type="dxa"/>
              <w:right w:w="100" w:type="dxa"/>
            </w:tcMar>
          </w:tcPr>
          <w:p w14:paraId="0000021D" w14:textId="77777777" w:rsidR="000945CE" w:rsidRDefault="007E2490">
            <w:pPr>
              <w:widowControl w:val="0"/>
              <w:spacing w:line="240" w:lineRule="auto"/>
              <w:jc w:val="both"/>
            </w:pPr>
            <w:r>
              <w:t>Un proceso de mecanizado CNC consiste en una secuencia de operaciones y actividades que se llevan a cabo para obtener un producto mediante la tecnología del mecanizado con máquinas CNC, estas tienen un orden que permite optimizar el tiempo y los materiales, ya que admite modificar las variables en el momento en que se requiera y actualiza las que aún no se hayan ejecutado.</w:t>
            </w:r>
          </w:p>
        </w:tc>
        <w:tc>
          <w:tcPr>
            <w:tcW w:w="3030" w:type="dxa"/>
            <w:shd w:val="clear" w:color="auto" w:fill="auto"/>
            <w:tcMar>
              <w:top w:w="100" w:type="dxa"/>
              <w:left w:w="100" w:type="dxa"/>
              <w:bottom w:w="100" w:type="dxa"/>
              <w:right w:w="100" w:type="dxa"/>
            </w:tcMar>
          </w:tcPr>
          <w:p w14:paraId="0000021E" w14:textId="77777777" w:rsidR="000945CE" w:rsidRDefault="007E2490">
            <w:pPr>
              <w:widowControl w:val="0"/>
              <w:spacing w:line="240" w:lineRule="auto"/>
            </w:pPr>
            <w:r>
              <w:t>Proceso de mecanizado CNC</w:t>
            </w:r>
          </w:p>
        </w:tc>
      </w:tr>
      <w:tr w:rsidR="000945CE" w14:paraId="554139E1" w14:textId="77777777">
        <w:tc>
          <w:tcPr>
            <w:tcW w:w="1032" w:type="dxa"/>
            <w:shd w:val="clear" w:color="auto" w:fill="auto"/>
            <w:tcMar>
              <w:top w:w="100" w:type="dxa"/>
              <w:left w:w="100" w:type="dxa"/>
              <w:bottom w:w="100" w:type="dxa"/>
              <w:right w:w="100" w:type="dxa"/>
            </w:tcMar>
          </w:tcPr>
          <w:p w14:paraId="0000021F" w14:textId="77777777" w:rsidR="000945CE" w:rsidRDefault="007E2490">
            <w:pPr>
              <w:widowControl w:val="0"/>
              <w:spacing w:line="240" w:lineRule="auto"/>
              <w:rPr>
                <w:b/>
                <w:color w:val="999999"/>
              </w:rPr>
            </w:pPr>
            <w:r>
              <w:rPr>
                <w:b/>
                <w:color w:val="999999"/>
              </w:rPr>
              <w:lastRenderedPageBreak/>
              <w:t>2</w:t>
            </w:r>
          </w:p>
        </w:tc>
        <w:tc>
          <w:tcPr>
            <w:tcW w:w="4910" w:type="dxa"/>
            <w:shd w:val="clear" w:color="auto" w:fill="auto"/>
            <w:tcMar>
              <w:top w:w="100" w:type="dxa"/>
              <w:left w:w="100" w:type="dxa"/>
              <w:bottom w:w="100" w:type="dxa"/>
              <w:right w:w="100" w:type="dxa"/>
            </w:tcMar>
          </w:tcPr>
          <w:p w14:paraId="00000220" w14:textId="77777777" w:rsidR="000945CE" w:rsidRDefault="007E2490">
            <w:pPr>
              <w:widowControl w:val="0"/>
              <w:spacing w:line="240" w:lineRule="auto"/>
              <w:rPr>
                <w:color w:val="999999"/>
              </w:rPr>
            </w:pPr>
            <w:r>
              <w:rPr>
                <w:noProof/>
                <w:lang w:val="es-CO" w:eastAsia="es-CO"/>
              </w:rPr>
              <w:drawing>
                <wp:inline distT="0" distB="0" distL="0" distR="0" wp14:anchorId="6338BE96" wp14:editId="12F4663F">
                  <wp:extent cx="2599414" cy="1793597"/>
                  <wp:effectExtent l="0" t="0" r="0" b="0"/>
                  <wp:docPr id="7242" name="image11.jpg" descr="Técnico ingeniero diseñando planos de piezas mecánicas Motor&#10;industria manufacturera Industrias de trabajo industrial planos de proyectos de medición de rodamientos herramientas de calibre"/>
                  <wp:cNvGraphicFramePr/>
                  <a:graphic xmlns:a="http://schemas.openxmlformats.org/drawingml/2006/main">
                    <a:graphicData uri="http://schemas.openxmlformats.org/drawingml/2006/picture">
                      <pic:pic xmlns:pic="http://schemas.openxmlformats.org/drawingml/2006/picture">
                        <pic:nvPicPr>
                          <pic:cNvPr id="0" name="image11.jpg" descr="Técnico ingeniero diseñando planos de piezas mecánicas Motor&#10;industria manufacturera Industrias de trabajo industrial planos de proyectos de medición de rodamientos herramientas de calibre"/>
                          <pic:cNvPicPr preferRelativeResize="0"/>
                        </pic:nvPicPr>
                        <pic:blipFill>
                          <a:blip r:embed="rId59"/>
                          <a:srcRect/>
                          <a:stretch>
                            <a:fillRect/>
                          </a:stretch>
                        </pic:blipFill>
                        <pic:spPr>
                          <a:xfrm>
                            <a:off x="0" y="0"/>
                            <a:ext cx="2599414" cy="1793597"/>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221" w14:textId="77777777" w:rsidR="000945CE" w:rsidRDefault="007E2490">
            <w:pPr>
              <w:widowControl w:val="0"/>
              <w:spacing w:line="240" w:lineRule="auto"/>
              <w:rPr>
                <w:color w:val="999999"/>
              </w:rPr>
            </w:pPr>
            <w:r>
              <w:rPr>
                <w:color w:val="999999"/>
              </w:rPr>
              <w:t>Colocar si habrá un sonido o música de fondo</w:t>
            </w:r>
          </w:p>
        </w:tc>
        <w:tc>
          <w:tcPr>
            <w:tcW w:w="3481" w:type="dxa"/>
            <w:shd w:val="clear" w:color="auto" w:fill="auto"/>
            <w:tcMar>
              <w:top w:w="100" w:type="dxa"/>
              <w:left w:w="100" w:type="dxa"/>
              <w:bottom w:w="100" w:type="dxa"/>
              <w:right w:w="100" w:type="dxa"/>
            </w:tcMar>
          </w:tcPr>
          <w:p w14:paraId="00000222" w14:textId="77777777" w:rsidR="000945CE" w:rsidRDefault="007E2490">
            <w:pPr>
              <w:widowControl w:val="0"/>
              <w:spacing w:line="240" w:lineRule="auto"/>
              <w:jc w:val="both"/>
            </w:pPr>
            <w:r>
              <w:t>El proceso de mecanizado CNC comienza con la información que se obtiene a partir del plano técnico producto del modelado en CAD, esta es, su geometría, sus formas, curvas, tolerancias, cantidad de piezas a mecanizar, herramientas a utilizar etc.</w:t>
            </w:r>
          </w:p>
          <w:p w14:paraId="00000223" w14:textId="57D97D77" w:rsidR="000945CE" w:rsidRDefault="007E2490">
            <w:pPr>
              <w:widowControl w:val="0"/>
              <w:spacing w:line="240" w:lineRule="auto"/>
              <w:jc w:val="both"/>
            </w:pPr>
            <w:r>
              <w:t xml:space="preserve">Luego se definen la secuencia de las operaciones, las herramientas, parámetros de </w:t>
            </w:r>
            <w:proofErr w:type="gramStart"/>
            <w:r>
              <w:t>corte</w:t>
            </w:r>
            <w:r w:rsidR="0011302F">
              <w:t xml:space="preserve">  otros</w:t>
            </w:r>
            <w:proofErr w:type="gramEnd"/>
            <w:r w:rsidR="0011302F">
              <w:t>.</w:t>
            </w:r>
          </w:p>
        </w:tc>
        <w:tc>
          <w:tcPr>
            <w:tcW w:w="3030" w:type="dxa"/>
            <w:shd w:val="clear" w:color="auto" w:fill="auto"/>
            <w:tcMar>
              <w:top w:w="100" w:type="dxa"/>
              <w:left w:w="100" w:type="dxa"/>
              <w:bottom w:w="100" w:type="dxa"/>
              <w:right w:w="100" w:type="dxa"/>
            </w:tcMar>
          </w:tcPr>
          <w:p w14:paraId="00000224" w14:textId="77777777" w:rsidR="000945CE" w:rsidRDefault="007E2490">
            <w:pPr>
              <w:widowControl w:val="0"/>
              <w:spacing w:line="240" w:lineRule="auto"/>
            </w:pPr>
            <w:r>
              <w:t>Obtener información técnica del plano técnico y definir operaciones</w:t>
            </w:r>
          </w:p>
        </w:tc>
      </w:tr>
      <w:tr w:rsidR="000945CE" w14:paraId="51BCF6DA" w14:textId="77777777">
        <w:tc>
          <w:tcPr>
            <w:tcW w:w="1032" w:type="dxa"/>
            <w:shd w:val="clear" w:color="auto" w:fill="auto"/>
            <w:tcMar>
              <w:top w:w="100" w:type="dxa"/>
              <w:left w:w="100" w:type="dxa"/>
              <w:bottom w:w="100" w:type="dxa"/>
              <w:right w:w="100" w:type="dxa"/>
            </w:tcMar>
          </w:tcPr>
          <w:p w14:paraId="00000225" w14:textId="77777777" w:rsidR="000945CE" w:rsidRDefault="007E2490">
            <w:pPr>
              <w:widowControl w:val="0"/>
              <w:spacing w:line="240" w:lineRule="auto"/>
              <w:rPr>
                <w:b/>
                <w:color w:val="999999"/>
              </w:rPr>
            </w:pPr>
            <w:r>
              <w:rPr>
                <w:b/>
                <w:color w:val="999999"/>
              </w:rPr>
              <w:t>3</w:t>
            </w:r>
          </w:p>
        </w:tc>
        <w:tc>
          <w:tcPr>
            <w:tcW w:w="4910" w:type="dxa"/>
            <w:shd w:val="clear" w:color="auto" w:fill="auto"/>
            <w:tcMar>
              <w:top w:w="100" w:type="dxa"/>
              <w:left w:w="100" w:type="dxa"/>
              <w:bottom w:w="100" w:type="dxa"/>
              <w:right w:w="100" w:type="dxa"/>
            </w:tcMar>
          </w:tcPr>
          <w:p w14:paraId="00000226" w14:textId="77777777" w:rsidR="000945CE" w:rsidRDefault="00000000">
            <w:pPr>
              <w:widowControl w:val="0"/>
              <w:spacing w:line="240" w:lineRule="auto"/>
              <w:rPr>
                <w:color w:val="999999"/>
              </w:rPr>
            </w:pPr>
            <w:sdt>
              <w:sdtPr>
                <w:tag w:val="goog_rdk_28"/>
                <w:id w:val="-2069100376"/>
              </w:sdtPr>
              <w:sdtContent>
                <w:commentRangeStart w:id="89"/>
              </w:sdtContent>
            </w:sdt>
            <w:r w:rsidR="007E2490">
              <w:rPr>
                <w:noProof/>
                <w:lang w:val="es-CO" w:eastAsia="es-CO"/>
              </w:rPr>
              <w:drawing>
                <wp:inline distT="0" distB="0" distL="0" distR="0" wp14:anchorId="45034BFD" wp14:editId="2A86FF3B">
                  <wp:extent cx="3018040" cy="1202900"/>
                  <wp:effectExtent l="0" t="0" r="0" b="0"/>
                  <wp:docPr id="7243" name="image14.jpg" descr="https://player.slideplayer.es/109/17991266/slides/slide_8.jpg"/>
                  <wp:cNvGraphicFramePr/>
                  <a:graphic xmlns:a="http://schemas.openxmlformats.org/drawingml/2006/main">
                    <a:graphicData uri="http://schemas.openxmlformats.org/drawingml/2006/picture">
                      <pic:pic xmlns:pic="http://schemas.openxmlformats.org/drawingml/2006/picture">
                        <pic:nvPicPr>
                          <pic:cNvPr id="0" name="image14.jpg" descr="https://player.slideplayer.es/109/17991266/slides/slide_8.jpg"/>
                          <pic:cNvPicPr preferRelativeResize="0"/>
                        </pic:nvPicPr>
                        <pic:blipFill>
                          <a:blip r:embed="rId60"/>
                          <a:srcRect/>
                          <a:stretch>
                            <a:fillRect/>
                          </a:stretch>
                        </pic:blipFill>
                        <pic:spPr>
                          <a:xfrm>
                            <a:off x="0" y="0"/>
                            <a:ext cx="3018040" cy="1202900"/>
                          </a:xfrm>
                          <a:prstGeom prst="rect">
                            <a:avLst/>
                          </a:prstGeom>
                          <a:ln/>
                        </pic:spPr>
                      </pic:pic>
                    </a:graphicData>
                  </a:graphic>
                </wp:inline>
              </w:drawing>
            </w:r>
            <w:commentRangeEnd w:id="89"/>
            <w:r w:rsidR="007E2490">
              <w:commentReference w:id="89"/>
            </w:r>
          </w:p>
        </w:tc>
        <w:tc>
          <w:tcPr>
            <w:tcW w:w="959" w:type="dxa"/>
            <w:shd w:val="clear" w:color="auto" w:fill="auto"/>
            <w:tcMar>
              <w:top w:w="100" w:type="dxa"/>
              <w:left w:w="100" w:type="dxa"/>
              <w:bottom w:w="100" w:type="dxa"/>
              <w:right w:w="100" w:type="dxa"/>
            </w:tcMar>
          </w:tcPr>
          <w:p w14:paraId="00000227" w14:textId="77777777" w:rsidR="000945CE" w:rsidRDefault="007E2490">
            <w:pPr>
              <w:widowControl w:val="0"/>
              <w:spacing w:line="240" w:lineRule="auto"/>
              <w:rPr>
                <w:color w:val="999999"/>
              </w:rPr>
            </w:pPr>
            <w:r>
              <w:rPr>
                <w:color w:val="999999"/>
              </w:rPr>
              <w:t>Colocar si habrá un sonido o música de fondo</w:t>
            </w:r>
          </w:p>
        </w:tc>
        <w:tc>
          <w:tcPr>
            <w:tcW w:w="3481" w:type="dxa"/>
            <w:shd w:val="clear" w:color="auto" w:fill="auto"/>
            <w:tcMar>
              <w:top w:w="100" w:type="dxa"/>
              <w:left w:w="100" w:type="dxa"/>
              <w:bottom w:w="100" w:type="dxa"/>
              <w:right w:w="100" w:type="dxa"/>
            </w:tcMar>
          </w:tcPr>
          <w:p w14:paraId="00000228" w14:textId="5590CA4A" w:rsidR="000945CE" w:rsidRDefault="007E2490">
            <w:pPr>
              <w:widowControl w:val="0"/>
              <w:spacing w:line="240" w:lineRule="auto"/>
              <w:jc w:val="both"/>
            </w:pPr>
            <w:r>
              <w:t xml:space="preserve"> Por último</w:t>
            </w:r>
            <w:r w:rsidR="004B5C34">
              <w:t>,</w:t>
            </w:r>
            <w:r>
              <w:t xml:space="preserve"> se lleva a cabo la programación que puede ser manual desde el computador o la programación obtenida desde un programa CAM.</w:t>
            </w:r>
          </w:p>
          <w:p w14:paraId="00000229" w14:textId="77777777" w:rsidR="000945CE" w:rsidRDefault="000945CE">
            <w:pPr>
              <w:widowControl w:val="0"/>
              <w:spacing w:line="240" w:lineRule="auto"/>
              <w:jc w:val="both"/>
            </w:pPr>
          </w:p>
          <w:p w14:paraId="0000022A" w14:textId="5A5D7146" w:rsidR="000945CE" w:rsidRDefault="007E2490">
            <w:pPr>
              <w:widowControl w:val="0"/>
              <w:spacing w:line="240" w:lineRule="auto"/>
              <w:jc w:val="both"/>
            </w:pPr>
            <w:r>
              <w:t>Un programa de CNC, que es el conjunto de instrucciones para que la m</w:t>
            </w:r>
            <w:r w:rsidR="004B5C34">
              <w:t>á</w:t>
            </w:r>
            <w:r>
              <w:t>quina ejecute un mecanizado, está conformado por bloques, que son como los renglones para que la m</w:t>
            </w:r>
            <w:r w:rsidR="004B5C34">
              <w:t>á</w:t>
            </w:r>
            <w:r>
              <w:t>quina vaya ejecutando de acuerdo a la secuencia de trabajo</w:t>
            </w:r>
            <w:r w:rsidR="00C41C31">
              <w:t xml:space="preserve">; </w:t>
            </w:r>
            <w:r>
              <w:t>estos a su vez</w:t>
            </w:r>
            <w:r w:rsidR="00C41C31">
              <w:t>,</w:t>
            </w:r>
            <w:r>
              <w:t xml:space="preserve"> están formados por palabras que son las que tienen un significado de acuerdo con los códigos estandarizados por las </w:t>
            </w:r>
            <w:r>
              <w:lastRenderedPageBreak/>
              <w:t>normas</w:t>
            </w:r>
            <w:r w:rsidR="00FA0D99">
              <w:t>. P</w:t>
            </w:r>
            <w:r>
              <w:t>or ejemplo, en los códigos G, al encontrar la palabra G03 significa que la herramienta va a llevar una trayectoria de curva en sentido contrario de las manecillas del reloj o CCW.</w:t>
            </w:r>
          </w:p>
        </w:tc>
        <w:tc>
          <w:tcPr>
            <w:tcW w:w="3030" w:type="dxa"/>
            <w:shd w:val="clear" w:color="auto" w:fill="auto"/>
            <w:tcMar>
              <w:top w:w="100" w:type="dxa"/>
              <w:left w:w="100" w:type="dxa"/>
              <w:bottom w:w="100" w:type="dxa"/>
              <w:right w:w="100" w:type="dxa"/>
            </w:tcMar>
          </w:tcPr>
          <w:p w14:paraId="0000022B" w14:textId="77777777" w:rsidR="000945CE" w:rsidRDefault="007E2490">
            <w:pPr>
              <w:widowControl w:val="0"/>
              <w:spacing w:line="240" w:lineRule="auto"/>
            </w:pPr>
            <w:r>
              <w:lastRenderedPageBreak/>
              <w:t>Programación CNC</w:t>
            </w:r>
          </w:p>
          <w:p w14:paraId="0000022C" w14:textId="77777777" w:rsidR="000945CE" w:rsidRDefault="000945CE">
            <w:pPr>
              <w:widowControl w:val="0"/>
              <w:spacing w:line="240" w:lineRule="auto"/>
            </w:pPr>
          </w:p>
          <w:p w14:paraId="0000022D" w14:textId="77777777" w:rsidR="000945CE" w:rsidRDefault="007E2490">
            <w:pPr>
              <w:widowControl w:val="0"/>
              <w:spacing w:line="240" w:lineRule="auto"/>
            </w:pPr>
            <w:r>
              <w:t>Estructura de un programa</w:t>
            </w:r>
          </w:p>
          <w:p w14:paraId="0000022E" w14:textId="77777777" w:rsidR="000945CE" w:rsidRDefault="000945CE">
            <w:pPr>
              <w:widowControl w:val="0"/>
              <w:spacing w:line="240" w:lineRule="auto"/>
            </w:pPr>
          </w:p>
          <w:p w14:paraId="0000022F" w14:textId="77777777" w:rsidR="000945CE" w:rsidRDefault="000945CE">
            <w:pPr>
              <w:widowControl w:val="0"/>
              <w:spacing w:line="240" w:lineRule="auto"/>
            </w:pPr>
          </w:p>
          <w:p w14:paraId="00000230" w14:textId="77777777" w:rsidR="000945CE" w:rsidRDefault="007E2490">
            <w:pPr>
              <w:widowControl w:val="0"/>
              <w:spacing w:line="240" w:lineRule="auto"/>
            </w:pPr>
            <w:r>
              <w:t>Bloques</w:t>
            </w:r>
          </w:p>
          <w:p w14:paraId="00000231" w14:textId="77777777" w:rsidR="000945CE" w:rsidRDefault="000945CE">
            <w:pPr>
              <w:widowControl w:val="0"/>
              <w:spacing w:line="240" w:lineRule="auto"/>
            </w:pPr>
          </w:p>
          <w:p w14:paraId="00000232" w14:textId="77777777" w:rsidR="000945CE" w:rsidRDefault="007E2490">
            <w:pPr>
              <w:widowControl w:val="0"/>
              <w:spacing w:line="240" w:lineRule="auto"/>
            </w:pPr>
            <w:r>
              <w:t>Palabras</w:t>
            </w:r>
          </w:p>
        </w:tc>
      </w:tr>
      <w:tr w:rsidR="000945CE" w14:paraId="5956D77F" w14:textId="77777777">
        <w:tc>
          <w:tcPr>
            <w:tcW w:w="1032" w:type="dxa"/>
            <w:shd w:val="clear" w:color="auto" w:fill="auto"/>
            <w:tcMar>
              <w:top w:w="100" w:type="dxa"/>
              <w:left w:w="100" w:type="dxa"/>
              <w:bottom w:w="100" w:type="dxa"/>
              <w:right w:w="100" w:type="dxa"/>
            </w:tcMar>
          </w:tcPr>
          <w:p w14:paraId="00000233" w14:textId="77777777" w:rsidR="000945CE" w:rsidRDefault="007E2490">
            <w:pPr>
              <w:widowControl w:val="0"/>
              <w:spacing w:line="240" w:lineRule="auto"/>
              <w:rPr>
                <w:b/>
                <w:color w:val="999999"/>
              </w:rPr>
            </w:pPr>
            <w:r>
              <w:rPr>
                <w:b/>
                <w:color w:val="999999"/>
              </w:rPr>
              <w:t>4</w:t>
            </w:r>
          </w:p>
        </w:tc>
        <w:tc>
          <w:tcPr>
            <w:tcW w:w="4910" w:type="dxa"/>
            <w:shd w:val="clear" w:color="auto" w:fill="auto"/>
            <w:tcMar>
              <w:top w:w="100" w:type="dxa"/>
              <w:left w:w="100" w:type="dxa"/>
              <w:bottom w:w="100" w:type="dxa"/>
              <w:right w:w="100" w:type="dxa"/>
            </w:tcMar>
          </w:tcPr>
          <w:p w14:paraId="00000234" w14:textId="77777777" w:rsidR="000945CE" w:rsidRDefault="007E2490">
            <w:pPr>
              <w:widowControl w:val="0"/>
              <w:spacing w:line="240" w:lineRule="auto"/>
              <w:rPr>
                <w:color w:val="999999"/>
              </w:rPr>
            </w:pPr>
            <w:r>
              <w:rPr>
                <w:noProof/>
                <w:lang w:val="es-CO" w:eastAsia="es-CO"/>
              </w:rPr>
              <w:drawing>
                <wp:inline distT="0" distB="0" distL="0" distR="0" wp14:anchorId="17FA3781" wp14:editId="753004C2">
                  <wp:extent cx="2594527" cy="1816169"/>
                  <wp:effectExtent l="0" t="0" r="0" b="0"/>
                  <wp:docPr id="7244" name="image10.jpg" descr="Máquina de cnc para trabajadores industriales en la industria del mecanizado de metales"/>
                  <wp:cNvGraphicFramePr/>
                  <a:graphic xmlns:a="http://schemas.openxmlformats.org/drawingml/2006/main">
                    <a:graphicData uri="http://schemas.openxmlformats.org/drawingml/2006/picture">
                      <pic:pic xmlns:pic="http://schemas.openxmlformats.org/drawingml/2006/picture">
                        <pic:nvPicPr>
                          <pic:cNvPr id="0" name="image10.jpg" descr="Máquina de cnc para trabajadores industriales en la industria del mecanizado de metales"/>
                          <pic:cNvPicPr preferRelativeResize="0"/>
                        </pic:nvPicPr>
                        <pic:blipFill>
                          <a:blip r:embed="rId61"/>
                          <a:srcRect/>
                          <a:stretch>
                            <a:fillRect/>
                          </a:stretch>
                        </pic:blipFill>
                        <pic:spPr>
                          <a:xfrm>
                            <a:off x="0" y="0"/>
                            <a:ext cx="2594527" cy="1816169"/>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235" w14:textId="77777777" w:rsidR="000945CE" w:rsidRDefault="007E2490">
            <w:pPr>
              <w:widowControl w:val="0"/>
              <w:spacing w:line="240" w:lineRule="auto"/>
              <w:rPr>
                <w:color w:val="999999"/>
              </w:rPr>
            </w:pPr>
            <w:r>
              <w:rPr>
                <w:color w:val="999999"/>
              </w:rPr>
              <w:t>Colocar si habrá un sonido o música de fondo</w:t>
            </w:r>
          </w:p>
        </w:tc>
        <w:tc>
          <w:tcPr>
            <w:tcW w:w="3481" w:type="dxa"/>
            <w:shd w:val="clear" w:color="auto" w:fill="auto"/>
            <w:tcMar>
              <w:top w:w="100" w:type="dxa"/>
              <w:left w:w="100" w:type="dxa"/>
              <w:bottom w:w="100" w:type="dxa"/>
              <w:right w:w="100" w:type="dxa"/>
            </w:tcMar>
          </w:tcPr>
          <w:p w14:paraId="00000236" w14:textId="4DCF75A7" w:rsidR="000945CE" w:rsidRDefault="007E2490">
            <w:pPr>
              <w:widowControl w:val="0"/>
              <w:spacing w:line="240" w:lineRule="auto"/>
              <w:jc w:val="both"/>
            </w:pPr>
            <w:r>
              <w:t>Luego se transfiere el archivo del programa a la m</w:t>
            </w:r>
            <w:r w:rsidR="004B5C34">
              <w:t>á</w:t>
            </w:r>
            <w:r>
              <w:t>quina CNC y se ejecuta.</w:t>
            </w:r>
          </w:p>
          <w:p w14:paraId="00000237" w14:textId="77777777" w:rsidR="000945CE" w:rsidRDefault="000945CE">
            <w:pPr>
              <w:widowControl w:val="0"/>
              <w:spacing w:line="240" w:lineRule="auto"/>
              <w:jc w:val="both"/>
            </w:pPr>
          </w:p>
          <w:p w14:paraId="00000238" w14:textId="22FC2EB0" w:rsidR="000945CE" w:rsidRDefault="007E2490">
            <w:pPr>
              <w:widowControl w:val="0"/>
              <w:spacing w:line="240" w:lineRule="auto"/>
              <w:jc w:val="both"/>
            </w:pPr>
            <w:bookmarkStart w:id="90" w:name="_Hlk115298038"/>
            <w:r>
              <w:t>Para ejecutar el programa se ha debido anteriormente referenciar el cero de trabajo, que es indicarle a la m</w:t>
            </w:r>
            <w:r w:rsidR="00026ACD">
              <w:t>á</w:t>
            </w:r>
            <w:r>
              <w:t>quina cu</w:t>
            </w:r>
            <w:r w:rsidR="00026ACD">
              <w:t>á</w:t>
            </w:r>
            <w:r>
              <w:t>l va a ser la referencia principal o el origen para el sistema de coordenadas sobre el material de trabajo</w:t>
            </w:r>
            <w:bookmarkEnd w:id="90"/>
            <w:r>
              <w:t>.</w:t>
            </w:r>
          </w:p>
          <w:p w14:paraId="00000239" w14:textId="77777777" w:rsidR="000945CE" w:rsidRDefault="000945CE">
            <w:pPr>
              <w:widowControl w:val="0"/>
              <w:spacing w:line="240" w:lineRule="auto"/>
              <w:jc w:val="both"/>
            </w:pPr>
          </w:p>
          <w:p w14:paraId="0000023A" w14:textId="3CE01BA3" w:rsidR="000945CE" w:rsidRDefault="007E2490">
            <w:pPr>
              <w:widowControl w:val="0"/>
              <w:spacing w:line="240" w:lineRule="auto"/>
              <w:jc w:val="both"/>
            </w:pPr>
            <w:bookmarkStart w:id="91" w:name="_Hlk115298115"/>
            <w:r>
              <w:t xml:space="preserve">También se debe realizar la </w:t>
            </w:r>
            <w:r w:rsidR="00FA0D99">
              <w:t>c</w:t>
            </w:r>
            <w:r>
              <w:t>ompensación de herramientas, que es indicarle a la m</w:t>
            </w:r>
            <w:r w:rsidR="00026ACD">
              <w:t>á</w:t>
            </w:r>
            <w:r>
              <w:t>quina las características de las herramientas y la ubicación de estas en el momento de comenzar el mecanizado.</w:t>
            </w:r>
            <w:bookmarkEnd w:id="91"/>
          </w:p>
        </w:tc>
        <w:tc>
          <w:tcPr>
            <w:tcW w:w="3030" w:type="dxa"/>
            <w:shd w:val="clear" w:color="auto" w:fill="auto"/>
            <w:tcMar>
              <w:top w:w="100" w:type="dxa"/>
              <w:left w:w="100" w:type="dxa"/>
              <w:bottom w:w="100" w:type="dxa"/>
              <w:right w:w="100" w:type="dxa"/>
            </w:tcMar>
          </w:tcPr>
          <w:p w14:paraId="0000023B" w14:textId="77777777" w:rsidR="000945CE" w:rsidRDefault="007E2490">
            <w:pPr>
              <w:widowControl w:val="0"/>
              <w:spacing w:line="240" w:lineRule="auto"/>
            </w:pPr>
            <w:r>
              <w:t>Transferencia y ejecución del programa</w:t>
            </w:r>
          </w:p>
        </w:tc>
      </w:tr>
      <w:tr w:rsidR="000945CE" w14:paraId="7395F5DB" w14:textId="77777777">
        <w:tc>
          <w:tcPr>
            <w:tcW w:w="1032" w:type="dxa"/>
            <w:shd w:val="clear" w:color="auto" w:fill="auto"/>
            <w:tcMar>
              <w:top w:w="100" w:type="dxa"/>
              <w:left w:w="100" w:type="dxa"/>
              <w:bottom w:w="100" w:type="dxa"/>
              <w:right w:w="100" w:type="dxa"/>
            </w:tcMar>
          </w:tcPr>
          <w:p w14:paraId="0000023C" w14:textId="77777777" w:rsidR="000945CE" w:rsidRDefault="007E2490">
            <w:pPr>
              <w:widowControl w:val="0"/>
              <w:spacing w:line="240" w:lineRule="auto"/>
              <w:rPr>
                <w:b/>
                <w:color w:val="999999"/>
              </w:rPr>
            </w:pPr>
            <w:r>
              <w:rPr>
                <w:b/>
                <w:color w:val="999999"/>
              </w:rPr>
              <w:lastRenderedPageBreak/>
              <w:t>5</w:t>
            </w:r>
          </w:p>
        </w:tc>
        <w:tc>
          <w:tcPr>
            <w:tcW w:w="4910" w:type="dxa"/>
            <w:shd w:val="clear" w:color="auto" w:fill="auto"/>
            <w:tcMar>
              <w:top w:w="100" w:type="dxa"/>
              <w:left w:w="100" w:type="dxa"/>
              <w:bottom w:w="100" w:type="dxa"/>
              <w:right w:w="100" w:type="dxa"/>
            </w:tcMar>
          </w:tcPr>
          <w:p w14:paraId="0000023D" w14:textId="77777777" w:rsidR="000945CE" w:rsidRDefault="007E2490">
            <w:pPr>
              <w:widowControl w:val="0"/>
              <w:spacing w:line="240" w:lineRule="auto"/>
              <w:rPr>
                <w:color w:val="999999"/>
              </w:rPr>
            </w:pPr>
            <w:r>
              <w:rPr>
                <w:noProof/>
                <w:lang w:val="es-CO" w:eastAsia="es-CO"/>
              </w:rPr>
              <w:drawing>
                <wp:inline distT="0" distB="0" distL="0" distR="0" wp14:anchorId="4E338FD2" wp14:editId="2B21432E">
                  <wp:extent cx="2538587" cy="1777012"/>
                  <wp:effectExtent l="0" t="0" r="0" b="0"/>
                  <wp:docPr id="7269" name="image33.jpg" descr="Herramienta de corte de metal para fresado industrial con inserto de cortadora de carbidas en taller"/>
                  <wp:cNvGraphicFramePr/>
                  <a:graphic xmlns:a="http://schemas.openxmlformats.org/drawingml/2006/main">
                    <a:graphicData uri="http://schemas.openxmlformats.org/drawingml/2006/picture">
                      <pic:pic xmlns:pic="http://schemas.openxmlformats.org/drawingml/2006/picture">
                        <pic:nvPicPr>
                          <pic:cNvPr id="0" name="image33.jpg" descr="Herramienta de corte de metal para fresado industrial con inserto de cortadora de carbidas en taller"/>
                          <pic:cNvPicPr preferRelativeResize="0"/>
                        </pic:nvPicPr>
                        <pic:blipFill>
                          <a:blip r:embed="rId62"/>
                          <a:srcRect/>
                          <a:stretch>
                            <a:fillRect/>
                          </a:stretch>
                        </pic:blipFill>
                        <pic:spPr>
                          <a:xfrm>
                            <a:off x="0" y="0"/>
                            <a:ext cx="2538587" cy="1777012"/>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23E" w14:textId="77777777" w:rsidR="000945CE" w:rsidRDefault="007E2490">
            <w:pPr>
              <w:widowControl w:val="0"/>
              <w:spacing w:line="240" w:lineRule="auto"/>
              <w:rPr>
                <w:color w:val="999999"/>
              </w:rPr>
            </w:pPr>
            <w:r>
              <w:rPr>
                <w:color w:val="999999"/>
              </w:rPr>
              <w:t>Colocar si habrá un sonido o música de fondo</w:t>
            </w:r>
          </w:p>
        </w:tc>
        <w:tc>
          <w:tcPr>
            <w:tcW w:w="3481" w:type="dxa"/>
            <w:shd w:val="clear" w:color="auto" w:fill="auto"/>
            <w:tcMar>
              <w:top w:w="100" w:type="dxa"/>
              <w:left w:w="100" w:type="dxa"/>
              <w:bottom w:w="100" w:type="dxa"/>
              <w:right w:w="100" w:type="dxa"/>
            </w:tcMar>
          </w:tcPr>
          <w:p w14:paraId="0000023F" w14:textId="1D19FA8E" w:rsidR="000945CE" w:rsidRDefault="007E2490">
            <w:pPr>
              <w:widowControl w:val="0"/>
              <w:spacing w:line="240" w:lineRule="auto"/>
              <w:jc w:val="both"/>
            </w:pPr>
            <w:r>
              <w:t xml:space="preserve">Entonces para poder elegir, </w:t>
            </w:r>
            <w:r w:rsidR="00FA0D99">
              <w:t xml:space="preserve">se debe </w:t>
            </w:r>
            <w:r>
              <w:t>saber que las herramientas de corte de las m</w:t>
            </w:r>
            <w:r w:rsidR="0094249F">
              <w:t>á</w:t>
            </w:r>
            <w:r>
              <w:t>quinas CNC, se clasifican según el material y la geometría que presentan, está</w:t>
            </w:r>
            <w:r w:rsidR="00FA0D99">
              <w:t>s</w:t>
            </w:r>
            <w:r>
              <w:t xml:space="preserve"> </w:t>
            </w:r>
            <w:r w:rsidR="00FA0D99">
              <w:t>se encuentran</w:t>
            </w:r>
            <w:r>
              <w:t xml:space="preserve"> en la norma ISO 513 </w:t>
            </w:r>
            <w:r w:rsidR="00FA0D99">
              <w:t>sobre</w:t>
            </w:r>
            <w:r>
              <w:t xml:space="preserve"> la clasificación y aplicación de materiales de corte duros para la eliminación de metal con bordes de corte definidos.</w:t>
            </w:r>
          </w:p>
        </w:tc>
        <w:tc>
          <w:tcPr>
            <w:tcW w:w="3030" w:type="dxa"/>
            <w:shd w:val="clear" w:color="auto" w:fill="auto"/>
            <w:tcMar>
              <w:top w:w="100" w:type="dxa"/>
              <w:left w:w="100" w:type="dxa"/>
              <w:bottom w:w="100" w:type="dxa"/>
              <w:right w:w="100" w:type="dxa"/>
            </w:tcMar>
          </w:tcPr>
          <w:p w14:paraId="00000240" w14:textId="77777777" w:rsidR="000945CE" w:rsidRDefault="007E2490">
            <w:pPr>
              <w:widowControl w:val="0"/>
              <w:spacing w:line="240" w:lineRule="auto"/>
            </w:pPr>
            <w:r>
              <w:t>Herramientas de corte en máquinas CNC</w:t>
            </w:r>
          </w:p>
        </w:tc>
      </w:tr>
      <w:tr w:rsidR="000945CE" w14:paraId="5B05C0C7" w14:textId="77777777">
        <w:tc>
          <w:tcPr>
            <w:tcW w:w="1032" w:type="dxa"/>
            <w:shd w:val="clear" w:color="auto" w:fill="auto"/>
            <w:tcMar>
              <w:top w:w="100" w:type="dxa"/>
              <w:left w:w="100" w:type="dxa"/>
              <w:bottom w:w="100" w:type="dxa"/>
              <w:right w:w="100" w:type="dxa"/>
            </w:tcMar>
          </w:tcPr>
          <w:p w14:paraId="00000241" w14:textId="77777777" w:rsidR="000945CE" w:rsidRDefault="007E2490">
            <w:pPr>
              <w:widowControl w:val="0"/>
              <w:spacing w:line="240" w:lineRule="auto"/>
              <w:rPr>
                <w:b/>
                <w:color w:val="999999"/>
              </w:rPr>
            </w:pPr>
            <w:r>
              <w:rPr>
                <w:b/>
                <w:color w:val="999999"/>
              </w:rPr>
              <w:t>6</w:t>
            </w:r>
          </w:p>
        </w:tc>
        <w:tc>
          <w:tcPr>
            <w:tcW w:w="4910" w:type="dxa"/>
            <w:shd w:val="clear" w:color="auto" w:fill="auto"/>
            <w:tcMar>
              <w:top w:w="100" w:type="dxa"/>
              <w:left w:w="100" w:type="dxa"/>
              <w:bottom w:w="100" w:type="dxa"/>
              <w:right w:w="100" w:type="dxa"/>
            </w:tcMar>
          </w:tcPr>
          <w:p w14:paraId="00000242" w14:textId="77777777" w:rsidR="000945CE" w:rsidRDefault="007E2490">
            <w:pPr>
              <w:widowControl w:val="0"/>
              <w:spacing w:line="240" w:lineRule="auto"/>
              <w:rPr>
                <w:color w:val="999999"/>
              </w:rPr>
            </w:pPr>
            <w:r>
              <w:rPr>
                <w:noProof/>
                <w:lang w:val="es-CO" w:eastAsia="es-CO"/>
              </w:rPr>
              <w:drawing>
                <wp:inline distT="0" distB="0" distL="0" distR="0" wp14:anchorId="361B1806" wp14:editId="48756FA0">
                  <wp:extent cx="2530452" cy="1771317"/>
                  <wp:effectExtent l="0" t="0" r="0" b="0"/>
                  <wp:docPr id="7270" name="image39.jpg" descr="Juego de herramientas de corte profesional. consta de taladro, resamador, cortador. Carburo material y acero. para metalúrgico. Aislado sobre el fondo del dibujo."/>
                  <wp:cNvGraphicFramePr/>
                  <a:graphic xmlns:a="http://schemas.openxmlformats.org/drawingml/2006/main">
                    <a:graphicData uri="http://schemas.openxmlformats.org/drawingml/2006/picture">
                      <pic:pic xmlns:pic="http://schemas.openxmlformats.org/drawingml/2006/picture">
                        <pic:nvPicPr>
                          <pic:cNvPr id="0" name="image39.jpg" descr="Juego de herramientas de corte profesional. consta de taladro, resamador, cortador. Carburo material y acero. para metalúrgico. Aislado sobre el fondo del dibujo."/>
                          <pic:cNvPicPr preferRelativeResize="0"/>
                        </pic:nvPicPr>
                        <pic:blipFill>
                          <a:blip r:embed="rId63"/>
                          <a:srcRect/>
                          <a:stretch>
                            <a:fillRect/>
                          </a:stretch>
                        </pic:blipFill>
                        <pic:spPr>
                          <a:xfrm>
                            <a:off x="0" y="0"/>
                            <a:ext cx="2530452" cy="1771317"/>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243" w14:textId="77777777" w:rsidR="000945CE" w:rsidRDefault="000945CE">
            <w:pPr>
              <w:widowControl w:val="0"/>
              <w:spacing w:line="240" w:lineRule="auto"/>
              <w:rPr>
                <w:color w:val="999999"/>
              </w:rPr>
            </w:pPr>
          </w:p>
        </w:tc>
        <w:tc>
          <w:tcPr>
            <w:tcW w:w="3481" w:type="dxa"/>
            <w:shd w:val="clear" w:color="auto" w:fill="auto"/>
            <w:tcMar>
              <w:top w:w="100" w:type="dxa"/>
              <w:left w:w="100" w:type="dxa"/>
              <w:bottom w:w="100" w:type="dxa"/>
              <w:right w:w="100" w:type="dxa"/>
            </w:tcMar>
          </w:tcPr>
          <w:p w14:paraId="00000244" w14:textId="1207A94D" w:rsidR="000945CE" w:rsidRDefault="007E2490">
            <w:pPr>
              <w:widowControl w:val="0"/>
              <w:spacing w:line="240" w:lineRule="auto"/>
              <w:jc w:val="both"/>
            </w:pPr>
            <w:r>
              <w:t xml:space="preserve">Ahora, de acuerdo con la operación que se vaya a ejecutar </w:t>
            </w:r>
            <w:r w:rsidR="0094249F">
              <w:t xml:space="preserve">se puede </w:t>
            </w:r>
            <w:r>
              <w:t>elegir la herramienta adecuada, según las recomendaciones de los fabricantes y proveedores tanto de las m</w:t>
            </w:r>
            <w:r w:rsidR="0094249F">
              <w:t>á</w:t>
            </w:r>
            <w:r>
              <w:t>quinas como de los materiales.</w:t>
            </w:r>
          </w:p>
        </w:tc>
        <w:tc>
          <w:tcPr>
            <w:tcW w:w="3030" w:type="dxa"/>
            <w:shd w:val="clear" w:color="auto" w:fill="auto"/>
            <w:tcMar>
              <w:top w:w="100" w:type="dxa"/>
              <w:left w:w="100" w:type="dxa"/>
              <w:bottom w:w="100" w:type="dxa"/>
              <w:right w:w="100" w:type="dxa"/>
            </w:tcMar>
          </w:tcPr>
          <w:p w14:paraId="00000245" w14:textId="77777777" w:rsidR="000945CE" w:rsidRDefault="007E2490">
            <w:pPr>
              <w:widowControl w:val="0"/>
              <w:spacing w:line="240" w:lineRule="auto"/>
            </w:pPr>
            <w:r>
              <w:t>Elección de la herramienta de corte</w:t>
            </w:r>
          </w:p>
        </w:tc>
      </w:tr>
      <w:tr w:rsidR="000945CE" w14:paraId="06C173A1" w14:textId="77777777">
        <w:tc>
          <w:tcPr>
            <w:tcW w:w="1032" w:type="dxa"/>
            <w:shd w:val="clear" w:color="auto" w:fill="auto"/>
            <w:tcMar>
              <w:top w:w="100" w:type="dxa"/>
              <w:left w:w="100" w:type="dxa"/>
              <w:bottom w:w="100" w:type="dxa"/>
              <w:right w:w="100" w:type="dxa"/>
            </w:tcMar>
          </w:tcPr>
          <w:p w14:paraId="00000246" w14:textId="77777777" w:rsidR="000945CE" w:rsidRDefault="007E2490">
            <w:pPr>
              <w:widowControl w:val="0"/>
              <w:spacing w:line="240" w:lineRule="auto"/>
              <w:rPr>
                <w:b/>
                <w:color w:val="999999"/>
              </w:rPr>
            </w:pPr>
            <w:r>
              <w:rPr>
                <w:b/>
                <w:color w:val="999999"/>
              </w:rPr>
              <w:lastRenderedPageBreak/>
              <w:t>7</w:t>
            </w:r>
          </w:p>
        </w:tc>
        <w:tc>
          <w:tcPr>
            <w:tcW w:w="4910" w:type="dxa"/>
            <w:shd w:val="clear" w:color="auto" w:fill="auto"/>
            <w:tcMar>
              <w:top w:w="100" w:type="dxa"/>
              <w:left w:w="100" w:type="dxa"/>
              <w:bottom w:w="100" w:type="dxa"/>
              <w:right w:w="100" w:type="dxa"/>
            </w:tcMar>
          </w:tcPr>
          <w:p w14:paraId="00000247" w14:textId="77777777" w:rsidR="000945CE" w:rsidRDefault="007E2490">
            <w:pPr>
              <w:widowControl w:val="0"/>
              <w:spacing w:line="240" w:lineRule="auto"/>
              <w:rPr>
                <w:color w:val="999999"/>
              </w:rPr>
            </w:pPr>
            <w:r>
              <w:rPr>
                <w:noProof/>
                <w:lang w:val="es-CO" w:eastAsia="es-CO"/>
              </w:rPr>
              <w:drawing>
                <wp:inline distT="0" distB="0" distL="0" distR="0" wp14:anchorId="5C4837F9" wp14:editId="5998260B">
                  <wp:extent cx="2522911" cy="1766038"/>
                  <wp:effectExtent l="0" t="0" r="0" b="0"/>
                  <wp:docPr id="7271" name="image38.jpg" descr="El hilo de rosca de la máquina CNC que corta las piezas del eje de metal del tornillo. Procesamiento de trabajo de metal de alta tecnología por máquina de torneado CNC ."/>
                  <wp:cNvGraphicFramePr/>
                  <a:graphic xmlns:a="http://schemas.openxmlformats.org/drawingml/2006/main">
                    <a:graphicData uri="http://schemas.openxmlformats.org/drawingml/2006/picture">
                      <pic:pic xmlns:pic="http://schemas.openxmlformats.org/drawingml/2006/picture">
                        <pic:nvPicPr>
                          <pic:cNvPr id="0" name="image38.jpg" descr="El hilo de rosca de la máquina CNC que corta las piezas del eje de metal del tornillo. Procesamiento de trabajo de metal de alta tecnología por máquina de torneado CNC ."/>
                          <pic:cNvPicPr preferRelativeResize="0"/>
                        </pic:nvPicPr>
                        <pic:blipFill>
                          <a:blip r:embed="rId64"/>
                          <a:srcRect/>
                          <a:stretch>
                            <a:fillRect/>
                          </a:stretch>
                        </pic:blipFill>
                        <pic:spPr>
                          <a:xfrm>
                            <a:off x="0" y="0"/>
                            <a:ext cx="2522911" cy="1766038"/>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248" w14:textId="77777777" w:rsidR="000945CE" w:rsidRDefault="000945CE">
            <w:pPr>
              <w:widowControl w:val="0"/>
              <w:spacing w:line="240" w:lineRule="auto"/>
              <w:rPr>
                <w:color w:val="999999"/>
              </w:rPr>
            </w:pPr>
          </w:p>
        </w:tc>
        <w:tc>
          <w:tcPr>
            <w:tcW w:w="3481" w:type="dxa"/>
            <w:shd w:val="clear" w:color="auto" w:fill="auto"/>
            <w:tcMar>
              <w:top w:w="100" w:type="dxa"/>
              <w:left w:w="100" w:type="dxa"/>
              <w:bottom w:w="100" w:type="dxa"/>
              <w:right w:w="100" w:type="dxa"/>
            </w:tcMar>
          </w:tcPr>
          <w:p w14:paraId="00000249" w14:textId="7E946F32" w:rsidR="000945CE" w:rsidRDefault="004678F8">
            <w:pPr>
              <w:widowControl w:val="0"/>
              <w:spacing w:line="240" w:lineRule="auto"/>
              <w:jc w:val="both"/>
            </w:pPr>
            <w:r>
              <w:t>L</w:t>
            </w:r>
            <w:r w:rsidR="007E2490">
              <w:t xml:space="preserve">as operaciones para obtener la figura deseada dependen de la forma y </w:t>
            </w:r>
            <w:r>
              <w:t xml:space="preserve">del </w:t>
            </w:r>
            <w:r w:rsidR="007E2490">
              <w:t>material de trabajo</w:t>
            </w:r>
            <w:r>
              <w:t xml:space="preserve">. </w:t>
            </w:r>
            <w:proofErr w:type="gramStart"/>
            <w:r>
              <w:t>Resumiendo</w:t>
            </w:r>
            <w:proofErr w:type="gramEnd"/>
            <w:r w:rsidR="007E2490">
              <w:t xml:space="preserve"> las diferentes operaciones que se realizan con las principales m</w:t>
            </w:r>
            <w:r w:rsidR="0094249F">
              <w:t>á</w:t>
            </w:r>
            <w:r w:rsidR="007E2490">
              <w:t xml:space="preserve">quinas herramientas </w:t>
            </w:r>
            <w:r>
              <w:t>son</w:t>
            </w:r>
            <w:r w:rsidR="007E2490">
              <w:t>:</w:t>
            </w:r>
          </w:p>
          <w:p w14:paraId="0000024A" w14:textId="0DA57514" w:rsidR="000945CE" w:rsidRDefault="007E2490">
            <w:pPr>
              <w:widowControl w:val="0"/>
              <w:spacing w:line="240" w:lineRule="auto"/>
              <w:jc w:val="both"/>
            </w:pPr>
            <w:r>
              <w:t>En el Torno</w:t>
            </w:r>
            <w:r w:rsidR="0094249F">
              <w:t xml:space="preserve"> se</w:t>
            </w:r>
            <w:r>
              <w:t xml:space="preserve"> realiza</w:t>
            </w:r>
            <w:r w:rsidR="0094249F">
              <w:t>n</w:t>
            </w:r>
            <w:r>
              <w:t xml:space="preserve"> las operaciones de cilindrado, refrentado o careado, ranurado, torneado cónico, roscado, taladrado, tronzado y moleteado.</w:t>
            </w:r>
          </w:p>
        </w:tc>
        <w:tc>
          <w:tcPr>
            <w:tcW w:w="3030" w:type="dxa"/>
            <w:shd w:val="clear" w:color="auto" w:fill="auto"/>
            <w:tcMar>
              <w:top w:w="100" w:type="dxa"/>
              <w:left w:w="100" w:type="dxa"/>
              <w:bottom w:w="100" w:type="dxa"/>
              <w:right w:w="100" w:type="dxa"/>
            </w:tcMar>
          </w:tcPr>
          <w:p w14:paraId="0000024B" w14:textId="77777777" w:rsidR="000945CE" w:rsidRDefault="007E2490">
            <w:pPr>
              <w:widowControl w:val="0"/>
              <w:spacing w:line="240" w:lineRule="auto"/>
            </w:pPr>
            <w:r>
              <w:t xml:space="preserve">Operaciones de cilindrado </w:t>
            </w:r>
          </w:p>
          <w:p w14:paraId="0000024C" w14:textId="77777777" w:rsidR="000945CE" w:rsidRDefault="007E2490">
            <w:pPr>
              <w:widowControl w:val="0"/>
              <w:spacing w:line="240" w:lineRule="auto"/>
            </w:pPr>
            <w:r>
              <w:t xml:space="preserve">Refrentado o careado </w:t>
            </w:r>
          </w:p>
          <w:p w14:paraId="0000024D" w14:textId="77777777" w:rsidR="000945CE" w:rsidRDefault="007E2490">
            <w:pPr>
              <w:widowControl w:val="0"/>
              <w:spacing w:line="240" w:lineRule="auto"/>
            </w:pPr>
            <w:r>
              <w:t xml:space="preserve">Ranurado </w:t>
            </w:r>
          </w:p>
          <w:p w14:paraId="0000024E" w14:textId="77777777" w:rsidR="000945CE" w:rsidRDefault="007E2490">
            <w:pPr>
              <w:widowControl w:val="0"/>
              <w:spacing w:line="240" w:lineRule="auto"/>
            </w:pPr>
            <w:r>
              <w:t xml:space="preserve">Torneado cónico </w:t>
            </w:r>
          </w:p>
          <w:p w14:paraId="0000024F" w14:textId="77777777" w:rsidR="000945CE" w:rsidRDefault="007E2490">
            <w:pPr>
              <w:widowControl w:val="0"/>
              <w:spacing w:line="240" w:lineRule="auto"/>
            </w:pPr>
            <w:r>
              <w:t xml:space="preserve">Roscado </w:t>
            </w:r>
          </w:p>
          <w:p w14:paraId="00000250" w14:textId="77777777" w:rsidR="000945CE" w:rsidRDefault="007E2490">
            <w:pPr>
              <w:widowControl w:val="0"/>
              <w:spacing w:line="240" w:lineRule="auto"/>
            </w:pPr>
            <w:r>
              <w:t xml:space="preserve">Taladrado </w:t>
            </w:r>
          </w:p>
          <w:p w14:paraId="00000251" w14:textId="77777777" w:rsidR="000945CE" w:rsidRDefault="007E2490">
            <w:pPr>
              <w:widowControl w:val="0"/>
              <w:spacing w:line="240" w:lineRule="auto"/>
            </w:pPr>
            <w:r>
              <w:t xml:space="preserve">Tronzado </w:t>
            </w:r>
          </w:p>
          <w:p w14:paraId="00000252" w14:textId="1F89261B" w:rsidR="000945CE" w:rsidRDefault="006F377F">
            <w:pPr>
              <w:widowControl w:val="0"/>
              <w:spacing w:line="240" w:lineRule="auto"/>
              <w:rPr>
                <w:color w:val="999999"/>
              </w:rPr>
            </w:pPr>
            <w:r>
              <w:t>Moleteado</w:t>
            </w:r>
            <w:r w:rsidR="007E2490">
              <w:t>.</w:t>
            </w:r>
          </w:p>
        </w:tc>
      </w:tr>
      <w:tr w:rsidR="000945CE" w14:paraId="467D9917" w14:textId="77777777">
        <w:tc>
          <w:tcPr>
            <w:tcW w:w="1032" w:type="dxa"/>
            <w:shd w:val="clear" w:color="auto" w:fill="auto"/>
            <w:tcMar>
              <w:top w:w="100" w:type="dxa"/>
              <w:left w:w="100" w:type="dxa"/>
              <w:bottom w:w="100" w:type="dxa"/>
              <w:right w:w="100" w:type="dxa"/>
            </w:tcMar>
          </w:tcPr>
          <w:p w14:paraId="00000253" w14:textId="77777777" w:rsidR="000945CE" w:rsidRDefault="007E2490">
            <w:pPr>
              <w:widowControl w:val="0"/>
              <w:spacing w:line="240" w:lineRule="auto"/>
              <w:rPr>
                <w:b/>
                <w:color w:val="999999"/>
              </w:rPr>
            </w:pPr>
            <w:r>
              <w:rPr>
                <w:b/>
                <w:color w:val="999999"/>
              </w:rPr>
              <w:t>8</w:t>
            </w:r>
          </w:p>
        </w:tc>
        <w:tc>
          <w:tcPr>
            <w:tcW w:w="4910" w:type="dxa"/>
            <w:shd w:val="clear" w:color="auto" w:fill="auto"/>
            <w:tcMar>
              <w:top w:w="100" w:type="dxa"/>
              <w:left w:w="100" w:type="dxa"/>
              <w:bottom w:w="100" w:type="dxa"/>
              <w:right w:w="100" w:type="dxa"/>
            </w:tcMar>
          </w:tcPr>
          <w:p w14:paraId="00000254" w14:textId="77777777" w:rsidR="000945CE" w:rsidRDefault="007E2490">
            <w:pPr>
              <w:widowControl w:val="0"/>
              <w:spacing w:line="240" w:lineRule="auto"/>
              <w:rPr>
                <w:color w:val="999999"/>
              </w:rPr>
            </w:pPr>
            <w:r>
              <w:rPr>
                <w:noProof/>
                <w:lang w:val="es-CO" w:eastAsia="es-CO"/>
              </w:rPr>
              <w:drawing>
                <wp:inline distT="0" distB="0" distL="0" distR="0" wp14:anchorId="3CF864FD" wp14:editId="20471474">
                  <wp:extent cx="2548049" cy="1783635"/>
                  <wp:effectExtent l="0" t="0" r="0" b="0"/>
                  <wp:docPr id="7272" name="image41.jpg" descr="El proceso de fresado de la máquina de fresado NC. El concepto de trabajo de metal en la fresadora."/>
                  <wp:cNvGraphicFramePr/>
                  <a:graphic xmlns:a="http://schemas.openxmlformats.org/drawingml/2006/main">
                    <a:graphicData uri="http://schemas.openxmlformats.org/drawingml/2006/picture">
                      <pic:pic xmlns:pic="http://schemas.openxmlformats.org/drawingml/2006/picture">
                        <pic:nvPicPr>
                          <pic:cNvPr id="0" name="image41.jpg" descr="El proceso de fresado de la máquina de fresado NC. El concepto de trabajo de metal en la fresadora."/>
                          <pic:cNvPicPr preferRelativeResize="0"/>
                        </pic:nvPicPr>
                        <pic:blipFill>
                          <a:blip r:embed="rId65"/>
                          <a:srcRect/>
                          <a:stretch>
                            <a:fillRect/>
                          </a:stretch>
                        </pic:blipFill>
                        <pic:spPr>
                          <a:xfrm>
                            <a:off x="0" y="0"/>
                            <a:ext cx="2548049" cy="1783635"/>
                          </a:xfrm>
                          <a:prstGeom prst="rect">
                            <a:avLst/>
                          </a:prstGeom>
                          <a:ln/>
                        </pic:spPr>
                      </pic:pic>
                    </a:graphicData>
                  </a:graphic>
                </wp:inline>
              </w:drawing>
            </w:r>
          </w:p>
        </w:tc>
        <w:tc>
          <w:tcPr>
            <w:tcW w:w="959" w:type="dxa"/>
            <w:shd w:val="clear" w:color="auto" w:fill="auto"/>
            <w:tcMar>
              <w:top w:w="100" w:type="dxa"/>
              <w:left w:w="100" w:type="dxa"/>
              <w:bottom w:w="100" w:type="dxa"/>
              <w:right w:w="100" w:type="dxa"/>
            </w:tcMar>
          </w:tcPr>
          <w:p w14:paraId="00000255" w14:textId="77777777" w:rsidR="000945CE" w:rsidRDefault="000945CE">
            <w:pPr>
              <w:widowControl w:val="0"/>
              <w:spacing w:line="240" w:lineRule="auto"/>
              <w:rPr>
                <w:color w:val="999999"/>
              </w:rPr>
            </w:pPr>
          </w:p>
        </w:tc>
        <w:tc>
          <w:tcPr>
            <w:tcW w:w="3481" w:type="dxa"/>
            <w:shd w:val="clear" w:color="auto" w:fill="auto"/>
            <w:tcMar>
              <w:top w:w="100" w:type="dxa"/>
              <w:left w:w="100" w:type="dxa"/>
              <w:bottom w:w="100" w:type="dxa"/>
              <w:right w:w="100" w:type="dxa"/>
            </w:tcMar>
          </w:tcPr>
          <w:p w14:paraId="00000256" w14:textId="4E742AF4" w:rsidR="000945CE" w:rsidRDefault="007E2490">
            <w:pPr>
              <w:widowControl w:val="0"/>
              <w:spacing w:line="240" w:lineRule="auto"/>
              <w:jc w:val="both"/>
            </w:pPr>
            <w:r>
              <w:t xml:space="preserve">En la Fresadora </w:t>
            </w:r>
            <w:r w:rsidR="0094249F">
              <w:t xml:space="preserve">se efectúan </w:t>
            </w:r>
            <w:r w:rsidR="006E7665">
              <w:t>las operaciones</w:t>
            </w:r>
            <w:r>
              <w:t xml:space="preserve"> como ranurado de acuerdo con la forma de la fresa, aplanado/planeado, taladrado, mandrinado, roscado, escariado.</w:t>
            </w:r>
          </w:p>
          <w:p w14:paraId="00000257" w14:textId="77777777" w:rsidR="000945CE" w:rsidRDefault="000945CE">
            <w:pPr>
              <w:widowControl w:val="0"/>
              <w:spacing w:line="240" w:lineRule="auto"/>
              <w:jc w:val="both"/>
            </w:pPr>
          </w:p>
          <w:p w14:paraId="00000258" w14:textId="068529E5" w:rsidR="000945CE" w:rsidRDefault="004678F8">
            <w:pPr>
              <w:widowControl w:val="0"/>
              <w:spacing w:line="240" w:lineRule="auto"/>
              <w:jc w:val="both"/>
            </w:pPr>
            <w:r>
              <w:t>En</w:t>
            </w:r>
            <w:r w:rsidR="007E2490">
              <w:t xml:space="preserve"> el Centro de mecanizado </w:t>
            </w:r>
            <w:r w:rsidR="0094249F">
              <w:t xml:space="preserve">se </w:t>
            </w:r>
            <w:r w:rsidR="007E2490">
              <w:t xml:space="preserve">realiza: torneado, fresado, roscado y dependiendo los grados de libertad o ejes, </w:t>
            </w:r>
            <w:r w:rsidR="00660B80">
              <w:t xml:space="preserve">se </w:t>
            </w:r>
            <w:r w:rsidR="007E2490">
              <w:t>combina</w:t>
            </w:r>
            <w:r w:rsidR="00660B80">
              <w:t>n</w:t>
            </w:r>
            <w:r w:rsidR="007E2490">
              <w:t xml:space="preserve"> las operaciones del torno y la fresadora.</w:t>
            </w:r>
          </w:p>
          <w:p w14:paraId="00000259" w14:textId="77777777" w:rsidR="000945CE" w:rsidRDefault="000945CE">
            <w:pPr>
              <w:widowControl w:val="0"/>
              <w:spacing w:line="240" w:lineRule="auto"/>
              <w:jc w:val="both"/>
            </w:pPr>
          </w:p>
          <w:p w14:paraId="0000025A" w14:textId="77777777" w:rsidR="000945CE" w:rsidRDefault="007E2490">
            <w:pPr>
              <w:widowControl w:val="0"/>
              <w:spacing w:line="240" w:lineRule="auto"/>
              <w:jc w:val="both"/>
            </w:pPr>
            <w:r>
              <w:t>Un centro de mecanizado es semejante a una fresadora CNC con más te tres ejes o grados de libertad.</w:t>
            </w:r>
          </w:p>
        </w:tc>
        <w:tc>
          <w:tcPr>
            <w:tcW w:w="3030" w:type="dxa"/>
            <w:shd w:val="clear" w:color="auto" w:fill="auto"/>
            <w:tcMar>
              <w:top w:w="100" w:type="dxa"/>
              <w:left w:w="100" w:type="dxa"/>
              <w:bottom w:w="100" w:type="dxa"/>
              <w:right w:w="100" w:type="dxa"/>
            </w:tcMar>
          </w:tcPr>
          <w:p w14:paraId="0000025B" w14:textId="77777777" w:rsidR="000945CE" w:rsidRDefault="007E2490">
            <w:pPr>
              <w:widowControl w:val="0"/>
              <w:spacing w:line="240" w:lineRule="auto"/>
            </w:pPr>
            <w:r>
              <w:t xml:space="preserve">Ranurado Aplanado/Planeado </w:t>
            </w:r>
          </w:p>
          <w:p w14:paraId="0000025C" w14:textId="77777777" w:rsidR="000945CE" w:rsidRDefault="007E2490">
            <w:pPr>
              <w:widowControl w:val="0"/>
              <w:spacing w:line="240" w:lineRule="auto"/>
            </w:pPr>
            <w:r>
              <w:t xml:space="preserve">Taladrado </w:t>
            </w:r>
          </w:p>
          <w:p w14:paraId="0000025D" w14:textId="77777777" w:rsidR="000945CE" w:rsidRDefault="007E2490">
            <w:pPr>
              <w:widowControl w:val="0"/>
              <w:spacing w:line="240" w:lineRule="auto"/>
            </w:pPr>
            <w:r>
              <w:t xml:space="preserve">Mandrinado </w:t>
            </w:r>
          </w:p>
          <w:p w14:paraId="0000025E" w14:textId="77777777" w:rsidR="000945CE" w:rsidRDefault="007E2490">
            <w:pPr>
              <w:widowControl w:val="0"/>
              <w:spacing w:line="240" w:lineRule="auto"/>
            </w:pPr>
            <w:r>
              <w:t xml:space="preserve">Roscado </w:t>
            </w:r>
          </w:p>
          <w:p w14:paraId="0000025F" w14:textId="77777777" w:rsidR="000945CE" w:rsidRDefault="007E2490">
            <w:pPr>
              <w:widowControl w:val="0"/>
              <w:spacing w:line="240" w:lineRule="auto"/>
            </w:pPr>
            <w:r>
              <w:t>Escariado</w:t>
            </w:r>
          </w:p>
          <w:p w14:paraId="00000260" w14:textId="77777777" w:rsidR="000945CE" w:rsidRDefault="000945CE">
            <w:pPr>
              <w:widowControl w:val="0"/>
              <w:spacing w:line="240" w:lineRule="auto"/>
              <w:rPr>
                <w:color w:val="999999"/>
              </w:rPr>
            </w:pPr>
          </w:p>
          <w:p w14:paraId="00000261" w14:textId="77777777" w:rsidR="000945CE" w:rsidRDefault="000945CE">
            <w:pPr>
              <w:widowControl w:val="0"/>
              <w:spacing w:line="240" w:lineRule="auto"/>
              <w:rPr>
                <w:color w:val="999999"/>
              </w:rPr>
            </w:pPr>
          </w:p>
          <w:p w14:paraId="00000262" w14:textId="77777777" w:rsidR="000945CE" w:rsidRDefault="007E2490">
            <w:pPr>
              <w:widowControl w:val="0"/>
              <w:spacing w:line="240" w:lineRule="auto"/>
            </w:pPr>
            <w:r>
              <w:t>Torneado</w:t>
            </w:r>
          </w:p>
          <w:p w14:paraId="00000263" w14:textId="77777777" w:rsidR="000945CE" w:rsidRDefault="007E2490">
            <w:pPr>
              <w:widowControl w:val="0"/>
              <w:spacing w:line="240" w:lineRule="auto"/>
            </w:pPr>
            <w:r>
              <w:t>Fresado</w:t>
            </w:r>
          </w:p>
          <w:p w14:paraId="00000264" w14:textId="77777777" w:rsidR="000945CE" w:rsidRDefault="007E2490">
            <w:pPr>
              <w:widowControl w:val="0"/>
              <w:spacing w:line="240" w:lineRule="auto"/>
              <w:rPr>
                <w:color w:val="999999"/>
              </w:rPr>
            </w:pPr>
            <w:r>
              <w:t>Roscado</w:t>
            </w:r>
          </w:p>
        </w:tc>
      </w:tr>
      <w:bookmarkEnd w:id="87"/>
      <w:tr w:rsidR="000945CE" w14:paraId="5B66EAA2" w14:textId="77777777">
        <w:trPr>
          <w:trHeight w:val="420"/>
        </w:trPr>
        <w:tc>
          <w:tcPr>
            <w:tcW w:w="1032" w:type="dxa"/>
            <w:shd w:val="clear" w:color="auto" w:fill="auto"/>
            <w:tcMar>
              <w:top w:w="100" w:type="dxa"/>
              <w:left w:w="100" w:type="dxa"/>
              <w:bottom w:w="100" w:type="dxa"/>
              <w:right w:w="100" w:type="dxa"/>
            </w:tcMar>
          </w:tcPr>
          <w:p w14:paraId="00000265" w14:textId="77777777" w:rsidR="000945CE" w:rsidRDefault="007E2490">
            <w:pPr>
              <w:widowControl w:val="0"/>
              <w:spacing w:line="240" w:lineRule="auto"/>
              <w:rPr>
                <w:b/>
              </w:rPr>
            </w:pPr>
            <w:r>
              <w:rPr>
                <w:b/>
              </w:rPr>
              <w:lastRenderedPageBreak/>
              <w:t>Nombre del archivo</w:t>
            </w:r>
          </w:p>
        </w:tc>
        <w:tc>
          <w:tcPr>
            <w:tcW w:w="12380" w:type="dxa"/>
            <w:gridSpan w:val="4"/>
            <w:shd w:val="clear" w:color="auto" w:fill="auto"/>
            <w:tcMar>
              <w:top w:w="100" w:type="dxa"/>
              <w:left w:w="100" w:type="dxa"/>
              <w:bottom w:w="100" w:type="dxa"/>
              <w:right w:w="100" w:type="dxa"/>
            </w:tcMar>
          </w:tcPr>
          <w:p w14:paraId="00000266" w14:textId="77777777" w:rsidR="000945CE" w:rsidRDefault="007E2490">
            <w:pPr>
              <w:widowControl w:val="0"/>
              <w:spacing w:line="240" w:lineRule="auto"/>
              <w:rPr>
                <w:b/>
              </w:rPr>
            </w:pPr>
            <w:r>
              <w:rPr>
                <w:color w:val="666666"/>
              </w:rPr>
              <w:t xml:space="preserve">835201_ </w:t>
            </w:r>
            <w:commentRangeStart w:id="92"/>
            <w:r>
              <w:rPr>
                <w:color w:val="666666"/>
              </w:rPr>
              <w:t>v6</w:t>
            </w:r>
            <w:commentRangeEnd w:id="92"/>
            <w:r w:rsidR="004C5173">
              <w:rPr>
                <w:rStyle w:val="Refdecomentario"/>
              </w:rPr>
              <w:commentReference w:id="92"/>
            </w:r>
          </w:p>
        </w:tc>
      </w:tr>
    </w:tbl>
    <w:p w14:paraId="0000026A" w14:textId="77777777" w:rsidR="000945CE" w:rsidRDefault="000945CE"/>
    <w:p w14:paraId="0000026B" w14:textId="77777777" w:rsidR="000945CE" w:rsidRDefault="000945CE"/>
    <w:p w14:paraId="0000026C" w14:textId="77777777" w:rsidR="000945CE" w:rsidRPr="00D41C43" w:rsidRDefault="007E2490">
      <w:pPr>
        <w:spacing w:after="120" w:line="240" w:lineRule="auto"/>
      </w:pPr>
      <w:r w:rsidRPr="00D41C43">
        <w:t xml:space="preserve">3.2 Simulación del mecanizado CNC </w:t>
      </w:r>
    </w:p>
    <w:p w14:paraId="0000026D" w14:textId="77777777" w:rsidR="000945CE" w:rsidRDefault="000945CE"/>
    <w:tbl>
      <w:tblPr>
        <w:tblStyle w:val="a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16443C8B" w14:textId="77777777">
        <w:trPr>
          <w:trHeight w:val="444"/>
        </w:trPr>
        <w:tc>
          <w:tcPr>
            <w:tcW w:w="13422" w:type="dxa"/>
            <w:shd w:val="clear" w:color="auto" w:fill="8DB3E2"/>
          </w:tcPr>
          <w:p w14:paraId="0000026E" w14:textId="77777777" w:rsidR="000945CE" w:rsidRDefault="007E2490">
            <w:pPr>
              <w:pStyle w:val="Ttulo1"/>
              <w:jc w:val="center"/>
              <w:outlineLvl w:val="0"/>
              <w:rPr>
                <w:sz w:val="22"/>
                <w:szCs w:val="22"/>
              </w:rPr>
            </w:pPr>
            <w:r>
              <w:rPr>
                <w:sz w:val="22"/>
                <w:szCs w:val="22"/>
              </w:rPr>
              <w:t>Cuadro de texto</w:t>
            </w:r>
          </w:p>
        </w:tc>
      </w:tr>
      <w:tr w:rsidR="000945CE" w14:paraId="52D3655B" w14:textId="77777777">
        <w:tc>
          <w:tcPr>
            <w:tcW w:w="13422" w:type="dxa"/>
          </w:tcPr>
          <w:p w14:paraId="0000026F" w14:textId="54730B9C" w:rsidR="000945CE" w:rsidRDefault="007E2490">
            <w:pPr>
              <w:pBdr>
                <w:top w:val="nil"/>
                <w:left w:val="nil"/>
                <w:bottom w:val="nil"/>
                <w:right w:val="nil"/>
                <w:between w:val="nil"/>
              </w:pBdr>
              <w:spacing w:after="120" w:line="276" w:lineRule="auto"/>
              <w:rPr>
                <w:color w:val="000000"/>
              </w:rPr>
            </w:pPr>
            <w:r>
              <w:rPr>
                <w:color w:val="000000"/>
              </w:rPr>
              <w:t>Luego de haber definido y configurado las operaciones con las diferentes herramientas en la m</w:t>
            </w:r>
            <w:r w:rsidR="00B47040">
              <w:rPr>
                <w:color w:val="000000"/>
              </w:rPr>
              <w:t>á</w:t>
            </w:r>
            <w:r>
              <w:rPr>
                <w:color w:val="000000"/>
              </w:rPr>
              <w:t xml:space="preserve">quina CNC, y antes de ejecutar o correr el programa, </w:t>
            </w:r>
            <w:r w:rsidR="00460531">
              <w:rPr>
                <w:color w:val="000000"/>
              </w:rPr>
              <w:t xml:space="preserve">se procede </w:t>
            </w:r>
            <w:r>
              <w:rPr>
                <w:color w:val="000000"/>
              </w:rPr>
              <w:t>a simularlo con el objetivo de detectar posibles fallas y corregirlas a tiempo.</w:t>
            </w:r>
          </w:p>
        </w:tc>
      </w:tr>
    </w:tbl>
    <w:p w14:paraId="00000270" w14:textId="77777777" w:rsidR="000945CE" w:rsidRDefault="000945CE"/>
    <w:tbl>
      <w:tblPr>
        <w:tblStyle w:val="affff1"/>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697"/>
        <w:gridCol w:w="5180"/>
      </w:tblGrid>
      <w:tr w:rsidR="000945CE" w14:paraId="12E42B21" w14:textId="77777777">
        <w:trPr>
          <w:trHeight w:val="580"/>
        </w:trPr>
        <w:tc>
          <w:tcPr>
            <w:tcW w:w="1534" w:type="dxa"/>
            <w:shd w:val="clear" w:color="auto" w:fill="C9DAF8"/>
            <w:tcMar>
              <w:top w:w="100" w:type="dxa"/>
              <w:left w:w="100" w:type="dxa"/>
              <w:bottom w:w="100" w:type="dxa"/>
              <w:right w:w="100" w:type="dxa"/>
            </w:tcMar>
          </w:tcPr>
          <w:p w14:paraId="00000271" w14:textId="77777777" w:rsidR="000945CE" w:rsidRDefault="007E2490">
            <w:pPr>
              <w:widowControl w:val="0"/>
              <w:spacing w:line="240" w:lineRule="auto"/>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272" w14:textId="77777777" w:rsidR="000945CE" w:rsidRDefault="007E2490">
            <w:pPr>
              <w:pStyle w:val="Ttulo"/>
              <w:widowControl w:val="0"/>
              <w:spacing w:line="240" w:lineRule="auto"/>
              <w:jc w:val="center"/>
              <w:rPr>
                <w:sz w:val="22"/>
                <w:szCs w:val="22"/>
              </w:rPr>
            </w:pPr>
            <w:r>
              <w:rPr>
                <w:sz w:val="22"/>
                <w:szCs w:val="22"/>
              </w:rPr>
              <w:t>Slider Citas</w:t>
            </w:r>
          </w:p>
        </w:tc>
      </w:tr>
      <w:tr w:rsidR="000945CE" w14:paraId="56574703" w14:textId="77777777">
        <w:trPr>
          <w:trHeight w:val="420"/>
        </w:trPr>
        <w:tc>
          <w:tcPr>
            <w:tcW w:w="1534" w:type="dxa"/>
            <w:shd w:val="clear" w:color="auto" w:fill="auto"/>
            <w:tcMar>
              <w:top w:w="100" w:type="dxa"/>
              <w:left w:w="100" w:type="dxa"/>
              <w:bottom w:w="100" w:type="dxa"/>
              <w:right w:w="100" w:type="dxa"/>
            </w:tcMar>
          </w:tcPr>
          <w:p w14:paraId="00000274" w14:textId="77777777" w:rsidR="000945CE" w:rsidRDefault="007E2490">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275" w14:textId="77777777" w:rsidR="000945CE" w:rsidRDefault="007E2490">
            <w:pPr>
              <w:widowControl w:val="0"/>
              <w:spacing w:line="240" w:lineRule="auto"/>
            </w:pPr>
            <w:r>
              <w:t>Para tener más claridad con respecto a los simuladores CNC, analice este concepto:</w:t>
            </w:r>
          </w:p>
        </w:tc>
      </w:tr>
      <w:tr w:rsidR="000945CE" w14:paraId="0DDE8F45" w14:textId="77777777">
        <w:trPr>
          <w:trHeight w:val="420"/>
        </w:trPr>
        <w:tc>
          <w:tcPr>
            <w:tcW w:w="8232" w:type="dxa"/>
            <w:gridSpan w:val="2"/>
            <w:shd w:val="clear" w:color="auto" w:fill="auto"/>
            <w:tcMar>
              <w:top w:w="100" w:type="dxa"/>
              <w:left w:w="100" w:type="dxa"/>
              <w:bottom w:w="100" w:type="dxa"/>
              <w:right w:w="100" w:type="dxa"/>
            </w:tcMar>
          </w:tcPr>
          <w:p w14:paraId="480B77F3" w14:textId="5C913251" w:rsidR="00DB24FC" w:rsidRDefault="007E2490">
            <w:pPr>
              <w:pBdr>
                <w:top w:val="nil"/>
                <w:left w:val="nil"/>
                <w:bottom w:val="nil"/>
                <w:right w:val="nil"/>
                <w:between w:val="nil"/>
              </w:pBdr>
              <w:spacing w:after="120"/>
              <w:rPr>
                <w:color w:val="000000"/>
              </w:rPr>
            </w:pPr>
            <w:r>
              <w:rPr>
                <w:color w:val="000000"/>
              </w:rPr>
              <w:t>Según Carolo</w:t>
            </w:r>
            <w:r w:rsidR="00DB24FC">
              <w:rPr>
                <w:color w:val="000000"/>
              </w:rPr>
              <w:t xml:space="preserve"> </w:t>
            </w:r>
            <w:r>
              <w:rPr>
                <w:color w:val="000000"/>
              </w:rPr>
              <w:t>(2022)</w:t>
            </w:r>
            <w:r w:rsidR="00DB24FC">
              <w:rPr>
                <w:color w:val="000000"/>
              </w:rPr>
              <w:t>:</w:t>
            </w:r>
            <w:r>
              <w:rPr>
                <w:color w:val="000000"/>
              </w:rPr>
              <w:t xml:space="preserve"> </w:t>
            </w:r>
          </w:p>
          <w:p w14:paraId="00000277" w14:textId="58A5B639" w:rsidR="000945CE" w:rsidRDefault="007E2490" w:rsidP="00DB24FC">
            <w:pPr>
              <w:pBdr>
                <w:top w:val="nil"/>
                <w:left w:val="nil"/>
                <w:bottom w:val="nil"/>
                <w:right w:val="nil"/>
                <w:between w:val="nil"/>
              </w:pBdr>
              <w:spacing w:after="120"/>
              <w:ind w:left="720"/>
              <w:rPr>
                <w:color w:val="000000"/>
              </w:rPr>
            </w:pPr>
            <w:r>
              <w:rPr>
                <w:color w:val="000000"/>
              </w:rPr>
              <w:t xml:space="preserve">Los simuladores CNC son aplicaciones matemáticas diseñadas para predecir el comportamiento, el rendimiento y el resultado de determinados procesos de fabricación. Proporcionan los medios para probar y verificar el programa de CNC, normalmente escrito en código G, antes de enviar las instrucciones a la máquina. Pueden proporcionar información que permite optimizar todo el proceso, desde verificar la integridad del código hasta </w:t>
            </w:r>
            <w:r>
              <w:rPr>
                <w:color w:val="000000"/>
              </w:rPr>
              <w:lastRenderedPageBreak/>
              <w:t>prevenir cualquier problema que pueda dañar los componentes físicos. Dicho esto, existen varios tipos de simuladores CNC que se centran en diferentes aspectos.</w:t>
            </w:r>
          </w:p>
          <w:p w14:paraId="00000278" w14:textId="77777777" w:rsidR="000945CE" w:rsidRDefault="000945CE">
            <w:pPr>
              <w:widowControl w:val="0"/>
              <w:spacing w:line="240" w:lineRule="auto"/>
              <w:rPr>
                <w:color w:val="999999"/>
              </w:rPr>
            </w:pPr>
          </w:p>
        </w:tc>
        <w:tc>
          <w:tcPr>
            <w:tcW w:w="5180" w:type="dxa"/>
            <w:shd w:val="clear" w:color="auto" w:fill="auto"/>
            <w:tcMar>
              <w:top w:w="100" w:type="dxa"/>
              <w:left w:w="100" w:type="dxa"/>
              <w:bottom w:w="100" w:type="dxa"/>
              <w:right w:w="100" w:type="dxa"/>
            </w:tcMar>
          </w:tcPr>
          <w:p w14:paraId="0000027A" w14:textId="77777777" w:rsidR="000945CE" w:rsidRDefault="00000000">
            <w:pPr>
              <w:widowControl w:val="0"/>
              <w:spacing w:line="240" w:lineRule="auto"/>
            </w:pPr>
            <w:sdt>
              <w:sdtPr>
                <w:tag w:val="goog_rdk_29"/>
                <w:id w:val="-627624432"/>
              </w:sdtPr>
              <w:sdtContent>
                <w:commentRangeStart w:id="93"/>
              </w:sdtContent>
            </w:sdt>
            <w:r w:rsidR="007E2490">
              <w:rPr>
                <w:noProof/>
                <w:lang w:val="es-CO" w:eastAsia="es-CO"/>
              </w:rPr>
              <w:lastRenderedPageBreak/>
              <w:drawing>
                <wp:inline distT="0" distB="0" distL="0" distR="0" wp14:anchorId="61E8781C" wp14:editId="2E54BF70">
                  <wp:extent cx="3172826" cy="2220978"/>
                  <wp:effectExtent l="0" t="0" r="0" b="0"/>
                  <wp:docPr id="7273" name="image42.jpg" descr="Ilustración 3D CNC Metalfräse"/>
                  <wp:cNvGraphicFramePr/>
                  <a:graphic xmlns:a="http://schemas.openxmlformats.org/drawingml/2006/main">
                    <a:graphicData uri="http://schemas.openxmlformats.org/drawingml/2006/picture">
                      <pic:pic xmlns:pic="http://schemas.openxmlformats.org/drawingml/2006/picture">
                        <pic:nvPicPr>
                          <pic:cNvPr id="0" name="image42.jpg" descr="Ilustración 3D CNC Metalfräse"/>
                          <pic:cNvPicPr preferRelativeResize="0"/>
                        </pic:nvPicPr>
                        <pic:blipFill>
                          <a:blip r:embed="rId66"/>
                          <a:srcRect/>
                          <a:stretch>
                            <a:fillRect/>
                          </a:stretch>
                        </pic:blipFill>
                        <pic:spPr>
                          <a:xfrm>
                            <a:off x="0" y="0"/>
                            <a:ext cx="3172826" cy="2220978"/>
                          </a:xfrm>
                          <a:prstGeom prst="rect">
                            <a:avLst/>
                          </a:prstGeom>
                          <a:ln/>
                        </pic:spPr>
                      </pic:pic>
                    </a:graphicData>
                  </a:graphic>
                </wp:inline>
              </w:drawing>
            </w:r>
            <w:commentRangeEnd w:id="93"/>
            <w:r w:rsidR="007E2490">
              <w:commentReference w:id="93"/>
            </w:r>
          </w:p>
          <w:p w14:paraId="0000027B" w14:textId="77777777" w:rsidR="000945CE" w:rsidRDefault="007E2490">
            <w:pPr>
              <w:widowControl w:val="0"/>
              <w:spacing w:line="240" w:lineRule="auto"/>
            </w:pPr>
            <w:r>
              <w:rPr>
                <w:b/>
              </w:rPr>
              <w:t xml:space="preserve">Imagen: </w:t>
            </w:r>
            <w:r>
              <w:rPr>
                <w:color w:val="666666"/>
              </w:rPr>
              <w:t>835201_i30</w:t>
            </w:r>
          </w:p>
        </w:tc>
      </w:tr>
    </w:tbl>
    <w:p w14:paraId="0000027C" w14:textId="77777777" w:rsidR="000945CE" w:rsidRDefault="000945CE"/>
    <w:tbl>
      <w:tblPr>
        <w:tblStyle w:val="a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2E2B07E2" w14:textId="77777777">
        <w:trPr>
          <w:trHeight w:val="444"/>
        </w:trPr>
        <w:tc>
          <w:tcPr>
            <w:tcW w:w="13422" w:type="dxa"/>
            <w:shd w:val="clear" w:color="auto" w:fill="8DB3E2"/>
          </w:tcPr>
          <w:p w14:paraId="0000027D" w14:textId="77777777" w:rsidR="000945CE" w:rsidRDefault="007E2490">
            <w:pPr>
              <w:pStyle w:val="Ttulo1"/>
              <w:jc w:val="center"/>
              <w:outlineLvl w:val="0"/>
              <w:rPr>
                <w:sz w:val="22"/>
                <w:szCs w:val="22"/>
              </w:rPr>
            </w:pPr>
            <w:r>
              <w:rPr>
                <w:sz w:val="22"/>
                <w:szCs w:val="22"/>
              </w:rPr>
              <w:lastRenderedPageBreak/>
              <w:t>Cuadro de texto</w:t>
            </w:r>
          </w:p>
        </w:tc>
      </w:tr>
      <w:tr w:rsidR="000945CE" w14:paraId="2F04531A" w14:textId="77777777">
        <w:tc>
          <w:tcPr>
            <w:tcW w:w="13422" w:type="dxa"/>
          </w:tcPr>
          <w:p w14:paraId="0000027E" w14:textId="255D6CAB" w:rsidR="000945CE" w:rsidRDefault="007E2490">
            <w:pPr>
              <w:pBdr>
                <w:top w:val="nil"/>
                <w:left w:val="nil"/>
                <w:bottom w:val="nil"/>
                <w:right w:val="nil"/>
                <w:between w:val="nil"/>
              </w:pBdr>
              <w:spacing w:after="120" w:line="276" w:lineRule="auto"/>
              <w:rPr>
                <w:color w:val="000000"/>
              </w:rPr>
            </w:pPr>
            <w:r>
              <w:rPr>
                <w:color w:val="000000"/>
              </w:rPr>
              <w:t>Las m</w:t>
            </w:r>
            <w:r w:rsidR="00460531">
              <w:rPr>
                <w:color w:val="000000"/>
              </w:rPr>
              <w:t>á</w:t>
            </w:r>
            <w:r>
              <w:rPr>
                <w:color w:val="000000"/>
              </w:rPr>
              <w:t xml:space="preserve">quinas CNC generalmente traen incluido un simulador, sin embargo, podemos encontrar algunos junto con los </w:t>
            </w:r>
            <w:proofErr w:type="spellStart"/>
            <w:r w:rsidR="00D41C43" w:rsidRPr="00D41C43">
              <w:rPr>
                <w:i/>
                <w:iCs/>
                <w:color w:val="000000"/>
              </w:rPr>
              <w:t>softwarsoftwares</w:t>
            </w:r>
            <w:proofErr w:type="spellEnd"/>
            <w:r>
              <w:rPr>
                <w:color w:val="000000"/>
              </w:rPr>
              <w:t xml:space="preserve"> de CAM, estos de acuerdo con la estructura del control de m</w:t>
            </w:r>
            <w:r w:rsidR="00460531">
              <w:rPr>
                <w:color w:val="000000"/>
              </w:rPr>
              <w:t>á</w:t>
            </w:r>
            <w:r>
              <w:rPr>
                <w:color w:val="000000"/>
              </w:rPr>
              <w:t>quina funcionan de una u otra forma</w:t>
            </w:r>
            <w:r w:rsidR="00032FDB">
              <w:rPr>
                <w:color w:val="000000"/>
              </w:rPr>
              <w:t>. A</w:t>
            </w:r>
            <w:r>
              <w:rPr>
                <w:color w:val="000000"/>
              </w:rPr>
              <w:t xml:space="preserve"> continuación, un ejemplo: </w:t>
            </w:r>
            <w:sdt>
              <w:sdtPr>
                <w:tag w:val="goog_rdk_30"/>
                <w:id w:val="-2018292514"/>
              </w:sdtPr>
              <w:sdtContent>
                <w:commentRangeStart w:id="94"/>
              </w:sdtContent>
            </w:sdt>
            <w:r>
              <w:rPr>
                <w:noProof/>
                <w:color w:val="000000"/>
                <w:lang w:val="es-CO" w:eastAsia="es-CO"/>
              </w:rPr>
              <w:drawing>
                <wp:inline distT="0" distB="0" distL="0" distR="0" wp14:anchorId="0440E96F" wp14:editId="4947EE36">
                  <wp:extent cx="3771334" cy="2179091"/>
                  <wp:effectExtent l="0" t="0" r="0" b="0"/>
                  <wp:docPr id="727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3771334" cy="2179091"/>
                          </a:xfrm>
                          <a:prstGeom prst="rect">
                            <a:avLst/>
                          </a:prstGeom>
                          <a:ln/>
                        </pic:spPr>
                      </pic:pic>
                    </a:graphicData>
                  </a:graphic>
                </wp:inline>
              </w:drawing>
            </w:r>
            <w:commentRangeEnd w:id="94"/>
            <w:r>
              <w:commentReference w:id="94"/>
            </w:r>
          </w:p>
          <w:p w14:paraId="0000027F" w14:textId="77777777" w:rsidR="000945CE" w:rsidRDefault="000945CE">
            <w:pPr>
              <w:rPr>
                <w:color w:val="BFBFBF"/>
              </w:rPr>
            </w:pPr>
          </w:p>
        </w:tc>
      </w:tr>
    </w:tbl>
    <w:p w14:paraId="00000280" w14:textId="77777777" w:rsidR="000945CE" w:rsidRDefault="000945CE"/>
    <w:p w14:paraId="00000281" w14:textId="77777777" w:rsidR="000945CE" w:rsidRDefault="000945CE"/>
    <w:p w14:paraId="00000282" w14:textId="77777777" w:rsidR="000945CE" w:rsidRDefault="000945CE"/>
    <w:tbl>
      <w:tblPr>
        <w:tblStyle w:val="affff3"/>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1"/>
        <w:gridCol w:w="9307"/>
        <w:gridCol w:w="2363"/>
      </w:tblGrid>
      <w:tr w:rsidR="000945CE" w14:paraId="53F4D3C7" w14:textId="77777777">
        <w:trPr>
          <w:trHeight w:val="460"/>
        </w:trPr>
        <w:tc>
          <w:tcPr>
            <w:tcW w:w="1741" w:type="dxa"/>
            <w:shd w:val="clear" w:color="auto" w:fill="C9DAF8"/>
            <w:tcMar>
              <w:top w:w="100" w:type="dxa"/>
              <w:left w:w="100" w:type="dxa"/>
              <w:bottom w:w="100" w:type="dxa"/>
              <w:right w:w="100" w:type="dxa"/>
            </w:tcMar>
          </w:tcPr>
          <w:p w14:paraId="00000283" w14:textId="77777777" w:rsidR="000945CE" w:rsidRDefault="007E2490">
            <w:pPr>
              <w:widowControl w:val="0"/>
              <w:spacing w:line="240" w:lineRule="auto"/>
              <w:jc w:val="center"/>
              <w:rPr>
                <w:b/>
              </w:rPr>
            </w:pPr>
            <w:r>
              <w:rPr>
                <w:b/>
              </w:rPr>
              <w:t>Tipo de recurso</w:t>
            </w:r>
          </w:p>
        </w:tc>
        <w:tc>
          <w:tcPr>
            <w:tcW w:w="11671" w:type="dxa"/>
            <w:gridSpan w:val="2"/>
            <w:shd w:val="clear" w:color="auto" w:fill="C9DAF8"/>
            <w:tcMar>
              <w:top w:w="100" w:type="dxa"/>
              <w:left w:w="100" w:type="dxa"/>
              <w:bottom w:w="100" w:type="dxa"/>
              <w:right w:w="100" w:type="dxa"/>
            </w:tcMar>
          </w:tcPr>
          <w:p w14:paraId="00000284" w14:textId="5AC2B8CF" w:rsidR="000945CE" w:rsidRDefault="007E2490">
            <w:pPr>
              <w:pStyle w:val="Ttulo"/>
              <w:widowControl w:val="0"/>
              <w:spacing w:line="240" w:lineRule="auto"/>
              <w:jc w:val="center"/>
              <w:rPr>
                <w:sz w:val="22"/>
                <w:szCs w:val="22"/>
              </w:rPr>
            </w:pPr>
            <w:r>
              <w:rPr>
                <w:sz w:val="22"/>
                <w:szCs w:val="22"/>
              </w:rPr>
              <w:t xml:space="preserve">Infografía interactiva </w:t>
            </w:r>
            <w:r w:rsidR="00766B37">
              <w:rPr>
                <w:sz w:val="22"/>
                <w:szCs w:val="22"/>
              </w:rPr>
              <w:t>m</w:t>
            </w:r>
            <w:r>
              <w:rPr>
                <w:sz w:val="22"/>
                <w:szCs w:val="22"/>
              </w:rPr>
              <w:t>odal</w:t>
            </w:r>
          </w:p>
        </w:tc>
      </w:tr>
      <w:tr w:rsidR="000945CE" w14:paraId="726D5022" w14:textId="77777777">
        <w:trPr>
          <w:trHeight w:val="420"/>
        </w:trPr>
        <w:tc>
          <w:tcPr>
            <w:tcW w:w="1741" w:type="dxa"/>
            <w:shd w:val="clear" w:color="auto" w:fill="auto"/>
            <w:tcMar>
              <w:top w:w="100" w:type="dxa"/>
              <w:left w:w="100" w:type="dxa"/>
              <w:bottom w:w="100" w:type="dxa"/>
              <w:right w:w="100" w:type="dxa"/>
            </w:tcMar>
          </w:tcPr>
          <w:p w14:paraId="00000286" w14:textId="77777777" w:rsidR="000945CE" w:rsidRDefault="007E2490">
            <w:pPr>
              <w:widowControl w:val="0"/>
              <w:spacing w:line="240" w:lineRule="auto"/>
              <w:rPr>
                <w:b/>
              </w:rPr>
            </w:pPr>
            <w:r>
              <w:rPr>
                <w:b/>
              </w:rPr>
              <w:t>Texto introductorio</w:t>
            </w:r>
          </w:p>
        </w:tc>
        <w:tc>
          <w:tcPr>
            <w:tcW w:w="11671" w:type="dxa"/>
            <w:gridSpan w:val="2"/>
            <w:shd w:val="clear" w:color="auto" w:fill="auto"/>
            <w:tcMar>
              <w:top w:w="100" w:type="dxa"/>
              <w:left w:w="100" w:type="dxa"/>
              <w:bottom w:w="100" w:type="dxa"/>
              <w:right w:w="100" w:type="dxa"/>
            </w:tcMar>
          </w:tcPr>
          <w:p w14:paraId="00000287" w14:textId="53210ACF" w:rsidR="000945CE" w:rsidRDefault="0011151F">
            <w:pPr>
              <w:widowControl w:val="0"/>
              <w:spacing w:line="240" w:lineRule="auto"/>
              <w:rPr>
                <w:color w:val="666666"/>
              </w:rPr>
            </w:pPr>
            <w:r>
              <w:t>A</w:t>
            </w:r>
            <w:r w:rsidR="007E2490">
              <w:t xml:space="preserve">lgunos de los simuladores que </w:t>
            </w:r>
            <w:r w:rsidR="00766B37">
              <w:t xml:space="preserve">se pueden </w:t>
            </w:r>
            <w:r w:rsidR="007E2490">
              <w:t>conseguir en el mercado referente a la tecnología CNC</w:t>
            </w:r>
            <w:r w:rsidR="00D41C43">
              <w:t>, (carolo, 2022)</w:t>
            </w:r>
          </w:p>
        </w:tc>
      </w:tr>
      <w:tr w:rsidR="000945CE" w14:paraId="00B3087B" w14:textId="77777777">
        <w:trPr>
          <w:trHeight w:val="420"/>
        </w:trPr>
        <w:tc>
          <w:tcPr>
            <w:tcW w:w="13412" w:type="dxa"/>
            <w:gridSpan w:val="3"/>
            <w:shd w:val="clear" w:color="auto" w:fill="auto"/>
            <w:tcMar>
              <w:top w:w="100" w:type="dxa"/>
              <w:left w:w="100" w:type="dxa"/>
              <w:bottom w:w="100" w:type="dxa"/>
              <w:right w:w="100" w:type="dxa"/>
            </w:tcMar>
          </w:tcPr>
          <w:p w14:paraId="00000289" w14:textId="77777777" w:rsidR="000945CE" w:rsidRDefault="007E2490">
            <w:pPr>
              <w:widowControl w:val="0"/>
              <w:spacing w:line="240" w:lineRule="auto"/>
              <w:rPr>
                <w:b/>
              </w:rPr>
            </w:pPr>
            <w:r>
              <w:rPr>
                <w:b/>
              </w:rPr>
              <w:lastRenderedPageBreak/>
              <w:t>Imagen</w:t>
            </w:r>
          </w:p>
          <w:p w14:paraId="0000028A" w14:textId="77777777" w:rsidR="000945CE" w:rsidRDefault="00000000">
            <w:pPr>
              <w:widowControl w:val="0"/>
              <w:spacing w:line="240" w:lineRule="auto"/>
              <w:jc w:val="center"/>
              <w:rPr>
                <w:color w:val="666666"/>
              </w:rPr>
            </w:pPr>
            <w:sdt>
              <w:sdtPr>
                <w:tag w:val="goog_rdk_31"/>
                <w:id w:val="-850414896"/>
              </w:sdtPr>
              <w:sdtContent>
                <w:commentRangeStart w:id="95"/>
              </w:sdtContent>
            </w:sdt>
            <w:r w:rsidR="007E2490">
              <w:rPr>
                <w:noProof/>
                <w:lang w:val="es-CO" w:eastAsia="es-CO"/>
              </w:rPr>
              <w:drawing>
                <wp:inline distT="0" distB="0" distL="0" distR="0" wp14:anchorId="678A71DF" wp14:editId="453F5333">
                  <wp:extent cx="5961380" cy="3134995"/>
                  <wp:effectExtent l="0" t="0" r="0" b="0"/>
                  <wp:docPr id="7275" name="image45.jpg" descr="Plantilla de infografía de línea de tiempo plana"/>
                  <wp:cNvGraphicFramePr/>
                  <a:graphic xmlns:a="http://schemas.openxmlformats.org/drawingml/2006/main">
                    <a:graphicData uri="http://schemas.openxmlformats.org/drawingml/2006/picture">
                      <pic:pic xmlns:pic="http://schemas.openxmlformats.org/drawingml/2006/picture">
                        <pic:nvPicPr>
                          <pic:cNvPr id="0" name="image45.jpg" descr="Plantilla de infografía de línea de tiempo plana"/>
                          <pic:cNvPicPr preferRelativeResize="0"/>
                        </pic:nvPicPr>
                        <pic:blipFill>
                          <a:blip r:embed="rId67"/>
                          <a:srcRect/>
                          <a:stretch>
                            <a:fillRect/>
                          </a:stretch>
                        </pic:blipFill>
                        <pic:spPr>
                          <a:xfrm>
                            <a:off x="0" y="0"/>
                            <a:ext cx="5961380" cy="3134995"/>
                          </a:xfrm>
                          <a:prstGeom prst="rect">
                            <a:avLst/>
                          </a:prstGeom>
                          <a:ln/>
                        </pic:spPr>
                      </pic:pic>
                    </a:graphicData>
                  </a:graphic>
                </wp:inline>
              </w:drawing>
            </w:r>
            <w:commentRangeEnd w:id="95"/>
            <w:r w:rsidR="007E2490">
              <w:commentReference w:id="95"/>
            </w:r>
          </w:p>
          <w:p w14:paraId="0000028B" w14:textId="77777777" w:rsidR="000945CE" w:rsidRDefault="007E2490">
            <w:pPr>
              <w:widowControl w:val="0"/>
              <w:spacing w:line="240" w:lineRule="auto"/>
              <w:rPr>
                <w:color w:val="666666"/>
              </w:rPr>
            </w:pPr>
            <w:r>
              <w:rPr>
                <w:color w:val="666666"/>
              </w:rPr>
              <w:t>Posibles imágenes para reemplazar las de los círculos de la infografía:</w:t>
            </w:r>
            <w:r>
              <w:rPr>
                <w:color w:val="666666"/>
              </w:rPr>
              <w:br/>
            </w:r>
            <w:hyperlink r:id="rId68">
              <w:r>
                <w:rPr>
                  <w:color w:val="0000FF"/>
                  <w:u w:val="single"/>
                </w:rPr>
                <w:t>https://www.shutterstock.com/es/image-photo/metaverse-social-data-netowork-simulation-ai-2144153201</w:t>
              </w:r>
            </w:hyperlink>
          </w:p>
          <w:p w14:paraId="0000028C" w14:textId="77777777" w:rsidR="000945CE" w:rsidRDefault="00000000">
            <w:pPr>
              <w:widowControl w:val="0"/>
              <w:spacing w:line="240" w:lineRule="auto"/>
              <w:rPr>
                <w:color w:val="666666"/>
              </w:rPr>
            </w:pPr>
            <w:hyperlink r:id="rId69">
              <w:r w:rsidR="007E2490">
                <w:rPr>
                  <w:color w:val="0000FF"/>
                  <w:u w:val="single"/>
                </w:rPr>
                <w:t>https://www.shutterstock.com/es/image-photo/metaverse-technology-hand-robot-human-connected-2089493842</w:t>
              </w:r>
            </w:hyperlink>
          </w:p>
          <w:p w14:paraId="0000028D" w14:textId="77777777" w:rsidR="000945CE" w:rsidRDefault="00000000">
            <w:pPr>
              <w:widowControl w:val="0"/>
              <w:spacing w:line="240" w:lineRule="auto"/>
              <w:rPr>
                <w:color w:val="666666"/>
              </w:rPr>
            </w:pPr>
            <w:hyperlink r:id="rId70">
              <w:r w:rsidR="007E2490">
                <w:rPr>
                  <w:color w:val="0000FF"/>
                  <w:u w:val="single"/>
                </w:rPr>
                <w:t>https://www.shutterstock.com/es/image-vector/concept-web-30-metaverse-purple-holographic-2169659615</w:t>
              </w:r>
            </w:hyperlink>
          </w:p>
          <w:p w14:paraId="0000028E" w14:textId="77777777" w:rsidR="000945CE" w:rsidRDefault="00000000">
            <w:pPr>
              <w:widowControl w:val="0"/>
              <w:spacing w:line="240" w:lineRule="auto"/>
              <w:rPr>
                <w:color w:val="666666"/>
              </w:rPr>
            </w:pPr>
            <w:hyperlink r:id="rId71">
              <w:r w:rsidR="007E2490">
                <w:rPr>
                  <w:color w:val="0000FF"/>
                  <w:u w:val="single"/>
                </w:rPr>
                <w:t>https://www.shutterstock.com/es/image-illustration/static-structural-simulation-3d-airfoil-subjected-2165788349</w:t>
              </w:r>
            </w:hyperlink>
          </w:p>
          <w:p w14:paraId="0000028F" w14:textId="77777777" w:rsidR="000945CE" w:rsidRDefault="00000000">
            <w:pPr>
              <w:widowControl w:val="0"/>
              <w:spacing w:line="240" w:lineRule="auto"/>
              <w:rPr>
                <w:color w:val="666666"/>
              </w:rPr>
            </w:pPr>
            <w:hyperlink r:id="rId72">
              <w:r w:rsidR="007E2490">
                <w:rPr>
                  <w:color w:val="0000FF"/>
                  <w:u w:val="single"/>
                </w:rPr>
                <w:t>https://www.shutterstock.com/es/image-vector/dark-blue-color-light-abstract-technology-310412813</w:t>
              </w:r>
            </w:hyperlink>
          </w:p>
          <w:p w14:paraId="00000290" w14:textId="77777777" w:rsidR="000945CE" w:rsidRDefault="000945CE">
            <w:pPr>
              <w:widowControl w:val="0"/>
              <w:spacing w:line="240" w:lineRule="auto"/>
              <w:rPr>
                <w:color w:val="666666"/>
              </w:rPr>
            </w:pPr>
          </w:p>
          <w:p w14:paraId="00000291" w14:textId="77777777" w:rsidR="000945CE" w:rsidRDefault="007E2490">
            <w:pPr>
              <w:widowControl w:val="0"/>
              <w:spacing w:line="240" w:lineRule="auto"/>
              <w:rPr>
                <w:color w:val="666666"/>
              </w:rPr>
            </w:pPr>
            <w:r>
              <w:rPr>
                <w:color w:val="666666"/>
              </w:rPr>
              <w:t xml:space="preserve">Título de la infografía: </w:t>
            </w:r>
            <w:r>
              <w:t>Simuladores CNC</w:t>
            </w:r>
          </w:p>
        </w:tc>
      </w:tr>
      <w:tr w:rsidR="000945CE" w14:paraId="6F590FA0" w14:textId="77777777">
        <w:trPr>
          <w:trHeight w:val="420"/>
        </w:trPr>
        <w:tc>
          <w:tcPr>
            <w:tcW w:w="1741" w:type="dxa"/>
            <w:shd w:val="clear" w:color="auto" w:fill="auto"/>
            <w:tcMar>
              <w:top w:w="100" w:type="dxa"/>
              <w:left w:w="100" w:type="dxa"/>
              <w:bottom w:w="100" w:type="dxa"/>
              <w:right w:w="100" w:type="dxa"/>
            </w:tcMar>
          </w:tcPr>
          <w:p w14:paraId="00000294" w14:textId="77777777" w:rsidR="000945CE" w:rsidRDefault="007E2490">
            <w:pPr>
              <w:widowControl w:val="0"/>
              <w:spacing w:line="240" w:lineRule="auto"/>
              <w:rPr>
                <w:b/>
              </w:rPr>
            </w:pPr>
            <w:r>
              <w:rPr>
                <w:b/>
              </w:rPr>
              <w:lastRenderedPageBreak/>
              <w:t>Código de la imagen</w:t>
            </w:r>
          </w:p>
        </w:tc>
        <w:tc>
          <w:tcPr>
            <w:tcW w:w="11671" w:type="dxa"/>
            <w:gridSpan w:val="2"/>
            <w:shd w:val="clear" w:color="auto" w:fill="auto"/>
            <w:tcMar>
              <w:top w:w="100" w:type="dxa"/>
              <w:left w:w="100" w:type="dxa"/>
              <w:bottom w:w="100" w:type="dxa"/>
              <w:right w:w="100" w:type="dxa"/>
            </w:tcMar>
          </w:tcPr>
          <w:p w14:paraId="00000295" w14:textId="77777777" w:rsidR="000945CE" w:rsidRDefault="007E2490">
            <w:pPr>
              <w:widowControl w:val="0"/>
              <w:spacing w:line="240" w:lineRule="auto"/>
            </w:pPr>
            <w:r>
              <w:rPr>
                <w:color w:val="666666"/>
              </w:rPr>
              <w:t>835201_i31</w:t>
            </w:r>
          </w:p>
        </w:tc>
      </w:tr>
      <w:tr w:rsidR="000945CE" w14:paraId="353BA029" w14:textId="77777777">
        <w:tc>
          <w:tcPr>
            <w:tcW w:w="1741" w:type="dxa"/>
            <w:shd w:val="clear" w:color="auto" w:fill="auto"/>
            <w:tcMar>
              <w:top w:w="100" w:type="dxa"/>
              <w:left w:w="100" w:type="dxa"/>
              <w:bottom w:w="100" w:type="dxa"/>
              <w:right w:w="100" w:type="dxa"/>
            </w:tcMar>
          </w:tcPr>
          <w:p w14:paraId="00000297" w14:textId="77777777" w:rsidR="000945CE" w:rsidRDefault="007E2490">
            <w:pPr>
              <w:widowControl w:val="0"/>
              <w:spacing w:line="240" w:lineRule="auto"/>
              <w:rPr>
                <w:b/>
              </w:rPr>
            </w:pPr>
            <w:r>
              <w:rPr>
                <w:b/>
              </w:rPr>
              <w:t>Punto modal 1</w:t>
            </w:r>
          </w:p>
          <w:p w14:paraId="00000298" w14:textId="77777777" w:rsidR="000945CE" w:rsidRDefault="000945CE">
            <w:pPr>
              <w:widowControl w:val="0"/>
              <w:spacing w:line="240" w:lineRule="auto"/>
              <w:rPr>
                <w:b/>
              </w:rPr>
            </w:pPr>
          </w:p>
          <w:p w14:paraId="00000299" w14:textId="77777777" w:rsidR="000945CE" w:rsidRDefault="000945CE">
            <w:pPr>
              <w:widowControl w:val="0"/>
              <w:spacing w:line="240" w:lineRule="auto"/>
              <w:rPr>
                <w:b/>
              </w:rPr>
            </w:pPr>
          </w:p>
          <w:p w14:paraId="0000029A" w14:textId="77777777" w:rsidR="000945CE" w:rsidRDefault="000945CE">
            <w:pPr>
              <w:widowControl w:val="0"/>
              <w:spacing w:line="240" w:lineRule="auto"/>
              <w:rPr>
                <w:b/>
              </w:rPr>
            </w:pPr>
          </w:p>
        </w:tc>
        <w:tc>
          <w:tcPr>
            <w:tcW w:w="9308" w:type="dxa"/>
            <w:shd w:val="clear" w:color="auto" w:fill="auto"/>
            <w:tcMar>
              <w:top w:w="100" w:type="dxa"/>
              <w:left w:w="100" w:type="dxa"/>
              <w:bottom w:w="100" w:type="dxa"/>
              <w:right w:w="100" w:type="dxa"/>
            </w:tcMar>
          </w:tcPr>
          <w:p w14:paraId="0000029B" w14:textId="5A767FDB" w:rsidR="000945CE" w:rsidRDefault="007E2490">
            <w:pPr>
              <w:spacing w:after="120" w:line="240" w:lineRule="auto"/>
            </w:pPr>
            <w:r>
              <w:rPr>
                <w:b/>
              </w:rPr>
              <w:t>CNC</w:t>
            </w:r>
            <w:r w:rsidR="00766B37">
              <w:rPr>
                <w:b/>
              </w:rPr>
              <w:t xml:space="preserve"> </w:t>
            </w:r>
            <w:r>
              <w:rPr>
                <w:b/>
              </w:rPr>
              <w:t>Simulator Pro</w:t>
            </w:r>
            <w:r>
              <w:t xml:space="preserve">: “es un programa popular que existe desde 2001. Se trata de una herramienta potente, aunque no excesivamente compleja, con visualización 3D mejorada y soporte para diferentes máquinas (torneado, fresado…) y procesos (corte por láser o impresión 3D)” </w:t>
            </w:r>
            <w:r w:rsidR="003D59F2">
              <w:t>(</w:t>
            </w:r>
            <w:r>
              <w:t>Carolo</w:t>
            </w:r>
            <w:r w:rsidR="003D59F2">
              <w:t>,</w:t>
            </w:r>
            <w:r>
              <w:t xml:space="preserve"> 2022).</w:t>
            </w:r>
          </w:p>
          <w:p w14:paraId="0000029C" w14:textId="77777777" w:rsidR="000945CE" w:rsidRDefault="00000000">
            <w:pPr>
              <w:pBdr>
                <w:top w:val="nil"/>
                <w:left w:val="nil"/>
                <w:bottom w:val="nil"/>
                <w:right w:val="nil"/>
                <w:between w:val="nil"/>
              </w:pBdr>
              <w:spacing w:after="120" w:line="240" w:lineRule="auto"/>
              <w:jc w:val="center"/>
              <w:rPr>
                <w:color w:val="000000"/>
              </w:rPr>
            </w:pPr>
            <w:sdt>
              <w:sdtPr>
                <w:tag w:val="goog_rdk_32"/>
                <w:id w:val="-1921866287"/>
              </w:sdtPr>
              <w:sdtContent>
                <w:commentRangeStart w:id="96"/>
              </w:sdtContent>
            </w:sdt>
            <w:r w:rsidR="007E2490">
              <w:rPr>
                <w:noProof/>
                <w:color w:val="000000"/>
                <w:lang w:val="es-CO" w:eastAsia="es-CO"/>
              </w:rPr>
              <w:drawing>
                <wp:inline distT="0" distB="0" distL="0" distR="0" wp14:anchorId="2967A78A" wp14:editId="08933513">
                  <wp:extent cx="2421654" cy="1688431"/>
                  <wp:effectExtent l="0" t="0" r="0" b="0"/>
                  <wp:docPr id="7276" name="image48.png" descr="CNCSimulator is a great one-stop solution with awesome 3D visuals"/>
                  <wp:cNvGraphicFramePr/>
                  <a:graphic xmlns:a="http://schemas.openxmlformats.org/drawingml/2006/main">
                    <a:graphicData uri="http://schemas.openxmlformats.org/drawingml/2006/picture">
                      <pic:pic xmlns:pic="http://schemas.openxmlformats.org/drawingml/2006/picture">
                        <pic:nvPicPr>
                          <pic:cNvPr id="0" name="image48.png" descr="CNCSimulator is a great one-stop solution with awesome 3D visuals"/>
                          <pic:cNvPicPr preferRelativeResize="0"/>
                        </pic:nvPicPr>
                        <pic:blipFill>
                          <a:blip r:embed="rId73"/>
                          <a:srcRect/>
                          <a:stretch>
                            <a:fillRect/>
                          </a:stretch>
                        </pic:blipFill>
                        <pic:spPr>
                          <a:xfrm>
                            <a:off x="0" y="0"/>
                            <a:ext cx="2421654" cy="1688431"/>
                          </a:xfrm>
                          <a:prstGeom prst="rect">
                            <a:avLst/>
                          </a:prstGeom>
                          <a:ln/>
                        </pic:spPr>
                      </pic:pic>
                    </a:graphicData>
                  </a:graphic>
                </wp:inline>
              </w:drawing>
            </w:r>
            <w:commentRangeEnd w:id="96"/>
            <w:r w:rsidR="007E2490">
              <w:commentReference w:id="96"/>
            </w:r>
          </w:p>
          <w:p w14:paraId="0000029D" w14:textId="77777777" w:rsidR="000945CE" w:rsidRDefault="007E2490">
            <w:pPr>
              <w:widowControl w:val="0"/>
              <w:spacing w:line="240" w:lineRule="auto"/>
            </w:pPr>
            <w:r>
              <w:t xml:space="preserve">Para ver el video: </w:t>
            </w:r>
            <w:hyperlink r:id="rId74">
              <w:r>
                <w:rPr>
                  <w:color w:val="0000FF"/>
                  <w:u w:val="single"/>
                </w:rPr>
                <w:t>https://youtu.be/6p8rTMARzrM?t=</w:t>
              </w:r>
            </w:hyperlink>
            <w:r>
              <w:t>9</w:t>
            </w:r>
          </w:p>
        </w:tc>
        <w:tc>
          <w:tcPr>
            <w:tcW w:w="2363" w:type="dxa"/>
            <w:shd w:val="clear" w:color="auto" w:fill="auto"/>
            <w:tcMar>
              <w:top w:w="100" w:type="dxa"/>
              <w:left w:w="100" w:type="dxa"/>
              <w:bottom w:w="100" w:type="dxa"/>
              <w:right w:w="100" w:type="dxa"/>
            </w:tcMar>
          </w:tcPr>
          <w:p w14:paraId="0000029E" w14:textId="77777777" w:rsidR="000945CE" w:rsidRDefault="007E2490">
            <w:pPr>
              <w:widowControl w:val="0"/>
              <w:spacing w:line="240" w:lineRule="auto"/>
              <w:rPr>
                <w:color w:val="666666"/>
              </w:rPr>
            </w:pPr>
            <w:r>
              <w:rPr>
                <w:color w:val="666666"/>
              </w:rPr>
              <w:t>Círculo 1</w:t>
            </w:r>
          </w:p>
        </w:tc>
      </w:tr>
      <w:tr w:rsidR="000945CE" w14:paraId="0CEB9F65" w14:textId="77777777">
        <w:tc>
          <w:tcPr>
            <w:tcW w:w="1741" w:type="dxa"/>
            <w:shd w:val="clear" w:color="auto" w:fill="auto"/>
            <w:tcMar>
              <w:top w:w="100" w:type="dxa"/>
              <w:left w:w="100" w:type="dxa"/>
              <w:bottom w:w="100" w:type="dxa"/>
              <w:right w:w="100" w:type="dxa"/>
            </w:tcMar>
          </w:tcPr>
          <w:p w14:paraId="0000029F" w14:textId="77777777" w:rsidR="000945CE" w:rsidRDefault="007E2490">
            <w:pPr>
              <w:widowControl w:val="0"/>
              <w:spacing w:line="240" w:lineRule="auto"/>
              <w:rPr>
                <w:b/>
              </w:rPr>
            </w:pPr>
            <w:r>
              <w:rPr>
                <w:b/>
              </w:rPr>
              <w:t>Punto modal 2</w:t>
            </w:r>
          </w:p>
          <w:p w14:paraId="000002A0" w14:textId="77777777" w:rsidR="000945CE" w:rsidRDefault="000945CE">
            <w:pPr>
              <w:widowControl w:val="0"/>
              <w:spacing w:line="240" w:lineRule="auto"/>
              <w:rPr>
                <w:b/>
              </w:rPr>
            </w:pPr>
          </w:p>
          <w:p w14:paraId="000002A1" w14:textId="77777777" w:rsidR="000945CE" w:rsidRDefault="000945CE">
            <w:pPr>
              <w:widowControl w:val="0"/>
              <w:spacing w:line="240" w:lineRule="auto"/>
              <w:rPr>
                <w:b/>
              </w:rPr>
            </w:pPr>
          </w:p>
          <w:p w14:paraId="000002A2" w14:textId="77777777" w:rsidR="000945CE" w:rsidRDefault="000945CE">
            <w:pPr>
              <w:widowControl w:val="0"/>
              <w:spacing w:line="240" w:lineRule="auto"/>
              <w:rPr>
                <w:b/>
              </w:rPr>
            </w:pPr>
          </w:p>
        </w:tc>
        <w:tc>
          <w:tcPr>
            <w:tcW w:w="9308" w:type="dxa"/>
            <w:shd w:val="clear" w:color="auto" w:fill="auto"/>
            <w:tcMar>
              <w:top w:w="100" w:type="dxa"/>
              <w:left w:w="100" w:type="dxa"/>
              <w:bottom w:w="100" w:type="dxa"/>
              <w:right w:w="100" w:type="dxa"/>
            </w:tcMar>
          </w:tcPr>
          <w:p w14:paraId="03BB94F8" w14:textId="77777777" w:rsidR="00B76322" w:rsidRDefault="007E2490">
            <w:pPr>
              <w:spacing w:after="120" w:line="240" w:lineRule="auto"/>
            </w:pPr>
            <w:r>
              <w:rPr>
                <w:b/>
              </w:rPr>
              <w:t>G-</w:t>
            </w:r>
            <w:proofErr w:type="spellStart"/>
            <w:r>
              <w:rPr>
                <w:b/>
              </w:rPr>
              <w:t>Wizard</w:t>
            </w:r>
            <w:proofErr w:type="spellEnd"/>
            <w:r>
              <w:rPr>
                <w:b/>
              </w:rPr>
              <w:t xml:space="preserve"> Editor</w:t>
            </w:r>
            <w:r>
              <w:t xml:space="preserve">: </w:t>
            </w:r>
          </w:p>
          <w:p w14:paraId="000002A3" w14:textId="75276D3B" w:rsidR="000945CE" w:rsidRDefault="007E2490" w:rsidP="009474AA">
            <w:pPr>
              <w:spacing w:after="120" w:line="240" w:lineRule="auto"/>
              <w:ind w:left="720"/>
            </w:pPr>
            <w:r>
              <w:t>es un simulador y una herramienta de edición de código G que se utiliza principalmente para comprobar, modificar o escribir código generado mediante CAM. La función denominada «programación conversacional» constituye una forma interactiva de escribir código G con imágenes descriptivas, algo así como rellenar los espacios en blanco. También cuenta con herramientas de comprobación de errores del código que describen los fallos en lugar de limitarse a señalarlos</w:t>
            </w:r>
            <w:r w:rsidR="006200EB">
              <w:t>.</w:t>
            </w:r>
            <w:r w:rsidR="009474AA">
              <w:t xml:space="preserve"> </w:t>
            </w:r>
            <w:r w:rsidR="00B76322">
              <w:t>(</w:t>
            </w:r>
            <w:r>
              <w:t>Carolo</w:t>
            </w:r>
            <w:r w:rsidR="00B76322">
              <w:t xml:space="preserve">, </w:t>
            </w:r>
            <w:r>
              <w:t>2022)</w:t>
            </w:r>
          </w:p>
          <w:p w14:paraId="000002A4" w14:textId="77777777" w:rsidR="000945CE" w:rsidRDefault="00000000">
            <w:pPr>
              <w:pBdr>
                <w:top w:val="nil"/>
                <w:left w:val="nil"/>
                <w:bottom w:val="nil"/>
                <w:right w:val="nil"/>
                <w:between w:val="nil"/>
              </w:pBdr>
              <w:spacing w:after="120" w:line="240" w:lineRule="auto"/>
              <w:jc w:val="center"/>
              <w:rPr>
                <w:color w:val="000000"/>
              </w:rPr>
            </w:pPr>
            <w:sdt>
              <w:sdtPr>
                <w:tag w:val="goog_rdk_33"/>
                <w:id w:val="-1762138432"/>
              </w:sdtPr>
              <w:sdtContent>
                <w:commentRangeStart w:id="97"/>
              </w:sdtContent>
            </w:sdt>
            <w:r w:rsidR="007E2490">
              <w:rPr>
                <w:noProof/>
                <w:color w:val="000000"/>
                <w:lang w:val="es-CO" w:eastAsia="es-CO"/>
              </w:rPr>
              <w:drawing>
                <wp:inline distT="0" distB="0" distL="0" distR="0" wp14:anchorId="1267C883" wp14:editId="3283FC51">
                  <wp:extent cx="2955522" cy="1658376"/>
                  <wp:effectExtent l="0" t="0" r="0" b="0"/>
                  <wp:docPr id="7277" name="image46.jpg" descr="G-Wizard Editor is a useful learning tool and flexible solution for different types of users"/>
                  <wp:cNvGraphicFramePr/>
                  <a:graphic xmlns:a="http://schemas.openxmlformats.org/drawingml/2006/main">
                    <a:graphicData uri="http://schemas.openxmlformats.org/drawingml/2006/picture">
                      <pic:pic xmlns:pic="http://schemas.openxmlformats.org/drawingml/2006/picture">
                        <pic:nvPicPr>
                          <pic:cNvPr id="0" name="image46.jpg" descr="G-Wizard Editor is a useful learning tool and flexible solution for different types of users"/>
                          <pic:cNvPicPr preferRelativeResize="0"/>
                        </pic:nvPicPr>
                        <pic:blipFill>
                          <a:blip r:embed="rId75"/>
                          <a:srcRect/>
                          <a:stretch>
                            <a:fillRect/>
                          </a:stretch>
                        </pic:blipFill>
                        <pic:spPr>
                          <a:xfrm>
                            <a:off x="0" y="0"/>
                            <a:ext cx="2955522" cy="1658376"/>
                          </a:xfrm>
                          <a:prstGeom prst="rect">
                            <a:avLst/>
                          </a:prstGeom>
                          <a:ln/>
                        </pic:spPr>
                      </pic:pic>
                    </a:graphicData>
                  </a:graphic>
                </wp:inline>
              </w:drawing>
            </w:r>
            <w:commentRangeEnd w:id="97"/>
            <w:r w:rsidR="007E2490">
              <w:commentReference w:id="97"/>
            </w:r>
          </w:p>
          <w:p w14:paraId="000002A5" w14:textId="77777777" w:rsidR="000945CE" w:rsidRDefault="007E2490">
            <w:pPr>
              <w:widowControl w:val="0"/>
              <w:spacing w:line="240" w:lineRule="auto"/>
            </w:pPr>
            <w:r>
              <w:t xml:space="preserve">Para ver el video: </w:t>
            </w:r>
            <w:hyperlink r:id="rId76">
              <w:r>
                <w:rPr>
                  <w:color w:val="0000FF"/>
                  <w:u w:val="single"/>
                </w:rPr>
                <w:t>https://youtu.be/fJhcoS5YTxQ?t=1</w:t>
              </w:r>
            </w:hyperlink>
          </w:p>
        </w:tc>
        <w:tc>
          <w:tcPr>
            <w:tcW w:w="2363" w:type="dxa"/>
            <w:shd w:val="clear" w:color="auto" w:fill="auto"/>
            <w:tcMar>
              <w:top w:w="100" w:type="dxa"/>
              <w:left w:w="100" w:type="dxa"/>
              <w:bottom w:w="100" w:type="dxa"/>
              <w:right w:w="100" w:type="dxa"/>
            </w:tcMar>
          </w:tcPr>
          <w:p w14:paraId="000002A6" w14:textId="77777777" w:rsidR="000945CE" w:rsidRDefault="007E2490">
            <w:pPr>
              <w:widowControl w:val="0"/>
              <w:spacing w:line="240" w:lineRule="auto"/>
              <w:rPr>
                <w:color w:val="666666"/>
              </w:rPr>
            </w:pPr>
            <w:r>
              <w:rPr>
                <w:color w:val="666666"/>
              </w:rPr>
              <w:lastRenderedPageBreak/>
              <w:t>Círculo 2</w:t>
            </w:r>
          </w:p>
        </w:tc>
      </w:tr>
      <w:tr w:rsidR="000945CE" w14:paraId="51D4200F" w14:textId="77777777">
        <w:tc>
          <w:tcPr>
            <w:tcW w:w="1741" w:type="dxa"/>
            <w:shd w:val="clear" w:color="auto" w:fill="auto"/>
            <w:tcMar>
              <w:top w:w="100" w:type="dxa"/>
              <w:left w:w="100" w:type="dxa"/>
              <w:bottom w:w="100" w:type="dxa"/>
              <w:right w:w="100" w:type="dxa"/>
            </w:tcMar>
          </w:tcPr>
          <w:p w14:paraId="000002A7" w14:textId="77777777" w:rsidR="000945CE" w:rsidRDefault="007E2490">
            <w:pPr>
              <w:widowControl w:val="0"/>
              <w:spacing w:line="240" w:lineRule="auto"/>
              <w:rPr>
                <w:b/>
              </w:rPr>
            </w:pPr>
            <w:r>
              <w:rPr>
                <w:b/>
              </w:rPr>
              <w:t>Punto modal 3</w:t>
            </w:r>
          </w:p>
          <w:p w14:paraId="000002A8" w14:textId="77777777" w:rsidR="000945CE" w:rsidRDefault="000945CE">
            <w:pPr>
              <w:widowControl w:val="0"/>
              <w:spacing w:line="240" w:lineRule="auto"/>
              <w:rPr>
                <w:b/>
              </w:rPr>
            </w:pPr>
          </w:p>
          <w:p w14:paraId="000002A9" w14:textId="77777777" w:rsidR="000945CE" w:rsidRDefault="000945CE">
            <w:pPr>
              <w:widowControl w:val="0"/>
              <w:spacing w:line="240" w:lineRule="auto"/>
              <w:rPr>
                <w:b/>
              </w:rPr>
            </w:pPr>
          </w:p>
          <w:p w14:paraId="000002AA" w14:textId="77777777" w:rsidR="000945CE" w:rsidRDefault="000945CE">
            <w:pPr>
              <w:widowControl w:val="0"/>
              <w:spacing w:line="240" w:lineRule="auto"/>
              <w:rPr>
                <w:b/>
              </w:rPr>
            </w:pPr>
          </w:p>
        </w:tc>
        <w:tc>
          <w:tcPr>
            <w:tcW w:w="9308" w:type="dxa"/>
            <w:shd w:val="clear" w:color="auto" w:fill="auto"/>
            <w:tcMar>
              <w:top w:w="100" w:type="dxa"/>
              <w:left w:w="100" w:type="dxa"/>
              <w:bottom w:w="100" w:type="dxa"/>
              <w:right w:w="100" w:type="dxa"/>
            </w:tcMar>
          </w:tcPr>
          <w:p w14:paraId="2FADED01" w14:textId="77777777" w:rsidR="001245FF" w:rsidRDefault="007E2490">
            <w:pPr>
              <w:spacing w:after="120" w:line="240" w:lineRule="auto"/>
            </w:pPr>
            <w:proofErr w:type="spellStart"/>
            <w:r>
              <w:rPr>
                <w:b/>
              </w:rPr>
              <w:t>CAMotics</w:t>
            </w:r>
            <w:proofErr w:type="spellEnd"/>
            <w:r>
              <w:t xml:space="preserve">: </w:t>
            </w:r>
          </w:p>
          <w:p w14:paraId="000002AB" w14:textId="1C1E0F7D" w:rsidR="000945CE" w:rsidRDefault="007E2490" w:rsidP="001245FF">
            <w:pPr>
              <w:spacing w:after="120" w:line="240" w:lineRule="auto"/>
              <w:ind w:left="720"/>
            </w:pPr>
            <w:proofErr w:type="spellStart"/>
            <w:r>
              <w:t>CAMotics</w:t>
            </w:r>
            <w:proofErr w:type="spellEnd"/>
            <w:r>
              <w:t xml:space="preserve"> es un simulador de código G y de trayectorias de herramientas de código </w:t>
            </w:r>
            <w:r w:rsidRPr="00D41C43">
              <w:rPr>
                <w:highlight w:val="yellow"/>
              </w:rPr>
              <w:t>abierto dirigido a la comunidad de creadores. Desde su lanzamiento en 2011, el programa ha acumulado</w:t>
            </w:r>
            <w:r>
              <w:t xml:space="preserve"> una amplia y activa comunidad de usuarios. Funciona en Windows, Mac y Linux, y es una de las pocas herramientas de simulación multiplataforma completas que existen </w:t>
            </w:r>
            <w:r w:rsidR="001245FF">
              <w:t>(</w:t>
            </w:r>
            <w:r>
              <w:t>Carolo</w:t>
            </w:r>
            <w:r w:rsidR="001245FF">
              <w:t xml:space="preserve">, </w:t>
            </w:r>
            <w:r>
              <w:t>2022).</w:t>
            </w:r>
          </w:p>
          <w:p w14:paraId="000002AC" w14:textId="77777777" w:rsidR="000945CE" w:rsidRDefault="00000000">
            <w:pPr>
              <w:pBdr>
                <w:top w:val="nil"/>
                <w:left w:val="nil"/>
                <w:bottom w:val="nil"/>
                <w:right w:val="nil"/>
                <w:between w:val="nil"/>
              </w:pBdr>
              <w:ind w:left="360"/>
              <w:jc w:val="center"/>
              <w:rPr>
                <w:color w:val="000000"/>
              </w:rPr>
            </w:pPr>
            <w:sdt>
              <w:sdtPr>
                <w:tag w:val="goog_rdk_34"/>
                <w:id w:val="-1935891439"/>
              </w:sdtPr>
              <w:sdtContent>
                <w:commentRangeStart w:id="98"/>
              </w:sdtContent>
            </w:sdt>
            <w:r w:rsidR="007E2490">
              <w:rPr>
                <w:noProof/>
                <w:color w:val="000000"/>
                <w:lang w:val="es-CO" w:eastAsia="es-CO"/>
              </w:rPr>
              <w:drawing>
                <wp:inline distT="0" distB="0" distL="0" distR="0" wp14:anchorId="0C738825" wp14:editId="473AA951">
                  <wp:extent cx="3261570" cy="1830103"/>
                  <wp:effectExtent l="0" t="0" r="0" b="0"/>
                  <wp:docPr id="7278" name="image50.jpg" descr="CAMotics is a straightforward, user-friendly CNC simulator for the DIY community"/>
                  <wp:cNvGraphicFramePr/>
                  <a:graphic xmlns:a="http://schemas.openxmlformats.org/drawingml/2006/main">
                    <a:graphicData uri="http://schemas.openxmlformats.org/drawingml/2006/picture">
                      <pic:pic xmlns:pic="http://schemas.openxmlformats.org/drawingml/2006/picture">
                        <pic:nvPicPr>
                          <pic:cNvPr id="0" name="image50.jpg" descr="CAMotics is a straightforward, user-friendly CNC simulator for the DIY community"/>
                          <pic:cNvPicPr preferRelativeResize="0"/>
                        </pic:nvPicPr>
                        <pic:blipFill>
                          <a:blip r:embed="rId77"/>
                          <a:srcRect/>
                          <a:stretch>
                            <a:fillRect/>
                          </a:stretch>
                        </pic:blipFill>
                        <pic:spPr>
                          <a:xfrm>
                            <a:off x="0" y="0"/>
                            <a:ext cx="3261570" cy="1830103"/>
                          </a:xfrm>
                          <a:prstGeom prst="rect">
                            <a:avLst/>
                          </a:prstGeom>
                          <a:ln/>
                        </pic:spPr>
                      </pic:pic>
                    </a:graphicData>
                  </a:graphic>
                </wp:inline>
              </w:drawing>
            </w:r>
            <w:commentRangeEnd w:id="98"/>
            <w:r w:rsidR="007E2490">
              <w:commentReference w:id="98"/>
            </w:r>
          </w:p>
          <w:p w14:paraId="000002AD" w14:textId="77777777" w:rsidR="000945CE" w:rsidRDefault="007E2490">
            <w:pPr>
              <w:widowControl w:val="0"/>
              <w:spacing w:line="240" w:lineRule="auto"/>
            </w:pPr>
            <w:r>
              <w:t xml:space="preserve">Para ver el video: </w:t>
            </w:r>
            <w:hyperlink r:id="rId78">
              <w:r>
                <w:rPr>
                  <w:color w:val="0000FF"/>
                  <w:u w:val="single"/>
                </w:rPr>
                <w:t>https://youtu.be/3uG0wgZ8kh8?t=1</w:t>
              </w:r>
            </w:hyperlink>
          </w:p>
        </w:tc>
        <w:tc>
          <w:tcPr>
            <w:tcW w:w="2363" w:type="dxa"/>
            <w:shd w:val="clear" w:color="auto" w:fill="auto"/>
            <w:tcMar>
              <w:top w:w="100" w:type="dxa"/>
              <w:left w:w="100" w:type="dxa"/>
              <w:bottom w:w="100" w:type="dxa"/>
              <w:right w:w="100" w:type="dxa"/>
            </w:tcMar>
          </w:tcPr>
          <w:p w14:paraId="000002AE" w14:textId="77777777" w:rsidR="000945CE" w:rsidRDefault="007E2490">
            <w:pPr>
              <w:widowControl w:val="0"/>
              <w:spacing w:line="240" w:lineRule="auto"/>
              <w:rPr>
                <w:color w:val="666666"/>
              </w:rPr>
            </w:pPr>
            <w:r>
              <w:rPr>
                <w:color w:val="666666"/>
              </w:rPr>
              <w:lastRenderedPageBreak/>
              <w:t>Círculo 3</w:t>
            </w:r>
          </w:p>
        </w:tc>
      </w:tr>
      <w:tr w:rsidR="000945CE" w14:paraId="1E660253" w14:textId="77777777">
        <w:tc>
          <w:tcPr>
            <w:tcW w:w="1741" w:type="dxa"/>
            <w:shd w:val="clear" w:color="auto" w:fill="auto"/>
            <w:tcMar>
              <w:top w:w="100" w:type="dxa"/>
              <w:left w:w="100" w:type="dxa"/>
              <w:bottom w:w="100" w:type="dxa"/>
              <w:right w:w="100" w:type="dxa"/>
            </w:tcMar>
          </w:tcPr>
          <w:p w14:paraId="000002AF" w14:textId="77777777" w:rsidR="000945CE" w:rsidRDefault="007E2490">
            <w:pPr>
              <w:widowControl w:val="0"/>
              <w:spacing w:line="240" w:lineRule="auto"/>
              <w:rPr>
                <w:b/>
              </w:rPr>
            </w:pPr>
            <w:r>
              <w:rPr>
                <w:b/>
              </w:rPr>
              <w:t>Punto modal 4</w:t>
            </w:r>
          </w:p>
          <w:p w14:paraId="000002B0" w14:textId="77777777" w:rsidR="000945CE" w:rsidRDefault="000945CE">
            <w:pPr>
              <w:widowControl w:val="0"/>
              <w:spacing w:line="240" w:lineRule="auto"/>
              <w:rPr>
                <w:b/>
              </w:rPr>
            </w:pPr>
          </w:p>
        </w:tc>
        <w:tc>
          <w:tcPr>
            <w:tcW w:w="9308" w:type="dxa"/>
            <w:shd w:val="clear" w:color="auto" w:fill="auto"/>
            <w:tcMar>
              <w:top w:w="100" w:type="dxa"/>
              <w:left w:w="100" w:type="dxa"/>
              <w:bottom w:w="100" w:type="dxa"/>
              <w:right w:w="100" w:type="dxa"/>
            </w:tcMar>
          </w:tcPr>
          <w:p w14:paraId="6EC5D524" w14:textId="77777777" w:rsidR="0042280A" w:rsidRDefault="007E2490" w:rsidP="00D41C43">
            <w:pPr>
              <w:spacing w:after="120" w:line="240" w:lineRule="auto"/>
            </w:pPr>
            <w:r>
              <w:rPr>
                <w:b/>
              </w:rPr>
              <w:t xml:space="preserve">NC </w:t>
            </w:r>
            <w:proofErr w:type="spellStart"/>
            <w:r>
              <w:rPr>
                <w:b/>
              </w:rPr>
              <w:t>Viewer</w:t>
            </w:r>
            <w:proofErr w:type="spellEnd"/>
            <w:r>
              <w:t xml:space="preserve">: </w:t>
            </w:r>
          </w:p>
          <w:p w14:paraId="72D8BE7F" w14:textId="6D78497C" w:rsidR="0042280A" w:rsidRDefault="007E2490" w:rsidP="0042280A">
            <w:pPr>
              <w:spacing w:after="120" w:line="240" w:lineRule="auto"/>
              <w:ind w:left="720"/>
            </w:pPr>
            <w:r>
              <w:t xml:space="preserve">NC </w:t>
            </w:r>
            <w:proofErr w:type="spellStart"/>
            <w:r>
              <w:t>Viewer</w:t>
            </w:r>
            <w:proofErr w:type="spellEnd"/>
            <w:r>
              <w:t xml:space="preserve"> es el único simulador CNC de esta lista basado en navegador. Esencialmente, se trata de un simulador de trayectorias de herramientas con un entorno 3D interactivo y claro. Aunque no ofrece tantas funcionalidades como otras herramientas de simulación, es útil para verificar, visualizar y trazar código G de </w:t>
            </w:r>
            <w:proofErr w:type="gramStart"/>
            <w:r>
              <w:t>CNC</w:t>
            </w:r>
            <w:r w:rsidR="0042280A">
              <w:t xml:space="preserve">  (</w:t>
            </w:r>
            <w:proofErr w:type="gramEnd"/>
            <w:r w:rsidR="0042280A">
              <w:t>Carolo, 2022).</w:t>
            </w:r>
          </w:p>
          <w:p w14:paraId="000002B1" w14:textId="52506FAA" w:rsidR="000945CE" w:rsidRDefault="000945CE">
            <w:pPr>
              <w:spacing w:after="120" w:line="240" w:lineRule="auto"/>
            </w:pPr>
          </w:p>
          <w:p w14:paraId="000002B2" w14:textId="77777777" w:rsidR="000945CE" w:rsidRDefault="00000000">
            <w:pPr>
              <w:pBdr>
                <w:top w:val="nil"/>
                <w:left w:val="nil"/>
                <w:bottom w:val="nil"/>
                <w:right w:val="nil"/>
                <w:between w:val="nil"/>
              </w:pBdr>
              <w:ind w:left="360"/>
              <w:jc w:val="center"/>
              <w:rPr>
                <w:color w:val="000000"/>
              </w:rPr>
            </w:pPr>
            <w:sdt>
              <w:sdtPr>
                <w:tag w:val="goog_rdk_35"/>
                <w:id w:val="-1547907508"/>
              </w:sdtPr>
              <w:sdtContent>
                <w:commentRangeStart w:id="99"/>
              </w:sdtContent>
            </w:sdt>
            <w:r w:rsidR="007E2490">
              <w:rPr>
                <w:noProof/>
                <w:color w:val="000000"/>
                <w:lang w:val="es-CO" w:eastAsia="es-CO"/>
              </w:rPr>
              <w:drawing>
                <wp:inline distT="0" distB="0" distL="0" distR="0" wp14:anchorId="307E52E8" wp14:editId="793F56E2">
                  <wp:extent cx="3429000" cy="1924050"/>
                  <wp:effectExtent l="0" t="0" r="0" b="0"/>
                  <wp:docPr id="7268" name="image34.jpg" descr="NC Viewer is a browser-based CNC simulator"/>
                  <wp:cNvGraphicFramePr/>
                  <a:graphic xmlns:a="http://schemas.openxmlformats.org/drawingml/2006/main">
                    <a:graphicData uri="http://schemas.openxmlformats.org/drawingml/2006/picture">
                      <pic:pic xmlns:pic="http://schemas.openxmlformats.org/drawingml/2006/picture">
                        <pic:nvPicPr>
                          <pic:cNvPr id="0" name="image34.jpg" descr="NC Viewer is a browser-based CNC simulator"/>
                          <pic:cNvPicPr preferRelativeResize="0"/>
                        </pic:nvPicPr>
                        <pic:blipFill>
                          <a:blip r:embed="rId79"/>
                          <a:srcRect/>
                          <a:stretch>
                            <a:fillRect/>
                          </a:stretch>
                        </pic:blipFill>
                        <pic:spPr>
                          <a:xfrm>
                            <a:off x="0" y="0"/>
                            <a:ext cx="3429000" cy="1924050"/>
                          </a:xfrm>
                          <a:prstGeom prst="rect">
                            <a:avLst/>
                          </a:prstGeom>
                          <a:ln/>
                        </pic:spPr>
                      </pic:pic>
                    </a:graphicData>
                  </a:graphic>
                </wp:inline>
              </w:drawing>
            </w:r>
            <w:commentRangeEnd w:id="99"/>
            <w:r w:rsidR="007E2490">
              <w:commentReference w:id="99"/>
            </w:r>
          </w:p>
          <w:p w14:paraId="000002B3" w14:textId="77777777" w:rsidR="000945CE" w:rsidRDefault="000945CE">
            <w:pPr>
              <w:widowControl w:val="0"/>
              <w:spacing w:line="240" w:lineRule="auto"/>
              <w:rPr>
                <w:color w:val="666666"/>
              </w:rPr>
            </w:pPr>
          </w:p>
        </w:tc>
        <w:tc>
          <w:tcPr>
            <w:tcW w:w="2363" w:type="dxa"/>
            <w:shd w:val="clear" w:color="auto" w:fill="auto"/>
            <w:tcMar>
              <w:top w:w="100" w:type="dxa"/>
              <w:left w:w="100" w:type="dxa"/>
              <w:bottom w:w="100" w:type="dxa"/>
              <w:right w:w="100" w:type="dxa"/>
            </w:tcMar>
          </w:tcPr>
          <w:p w14:paraId="000002B4" w14:textId="77777777" w:rsidR="000945CE" w:rsidRDefault="007E2490">
            <w:pPr>
              <w:widowControl w:val="0"/>
              <w:spacing w:line="240" w:lineRule="auto"/>
              <w:rPr>
                <w:color w:val="666666"/>
              </w:rPr>
            </w:pPr>
            <w:r>
              <w:rPr>
                <w:color w:val="666666"/>
              </w:rPr>
              <w:lastRenderedPageBreak/>
              <w:t>Círculo 4</w:t>
            </w:r>
          </w:p>
        </w:tc>
      </w:tr>
      <w:tr w:rsidR="000945CE" w14:paraId="7D392E78" w14:textId="77777777">
        <w:tc>
          <w:tcPr>
            <w:tcW w:w="1741" w:type="dxa"/>
            <w:shd w:val="clear" w:color="auto" w:fill="auto"/>
            <w:tcMar>
              <w:top w:w="100" w:type="dxa"/>
              <w:left w:w="100" w:type="dxa"/>
              <w:bottom w:w="100" w:type="dxa"/>
              <w:right w:w="100" w:type="dxa"/>
            </w:tcMar>
          </w:tcPr>
          <w:p w14:paraId="000002B5" w14:textId="77777777" w:rsidR="000945CE" w:rsidRDefault="007E2490">
            <w:pPr>
              <w:widowControl w:val="0"/>
              <w:spacing w:line="240" w:lineRule="auto"/>
              <w:rPr>
                <w:b/>
              </w:rPr>
            </w:pPr>
            <w:r>
              <w:rPr>
                <w:b/>
              </w:rPr>
              <w:t>Punto modal 5</w:t>
            </w:r>
          </w:p>
          <w:p w14:paraId="000002B6" w14:textId="77777777" w:rsidR="000945CE" w:rsidRDefault="000945CE">
            <w:pPr>
              <w:widowControl w:val="0"/>
              <w:spacing w:line="240" w:lineRule="auto"/>
              <w:rPr>
                <w:b/>
              </w:rPr>
            </w:pPr>
          </w:p>
          <w:p w14:paraId="000002B7" w14:textId="77777777" w:rsidR="000945CE" w:rsidRDefault="000945CE">
            <w:pPr>
              <w:widowControl w:val="0"/>
              <w:spacing w:line="240" w:lineRule="auto"/>
              <w:rPr>
                <w:b/>
              </w:rPr>
            </w:pPr>
          </w:p>
          <w:p w14:paraId="000002B8" w14:textId="77777777" w:rsidR="000945CE" w:rsidRDefault="000945CE">
            <w:pPr>
              <w:widowControl w:val="0"/>
              <w:spacing w:line="240" w:lineRule="auto"/>
              <w:rPr>
                <w:b/>
              </w:rPr>
            </w:pPr>
          </w:p>
        </w:tc>
        <w:tc>
          <w:tcPr>
            <w:tcW w:w="9308" w:type="dxa"/>
            <w:shd w:val="clear" w:color="auto" w:fill="auto"/>
            <w:tcMar>
              <w:top w:w="100" w:type="dxa"/>
              <w:left w:w="100" w:type="dxa"/>
              <w:bottom w:w="100" w:type="dxa"/>
              <w:right w:w="100" w:type="dxa"/>
            </w:tcMar>
          </w:tcPr>
          <w:p w14:paraId="000002B9" w14:textId="0D03551B" w:rsidR="000945CE" w:rsidRDefault="007E2490">
            <w:pPr>
              <w:spacing w:after="120" w:line="240" w:lineRule="auto"/>
            </w:pPr>
            <w:r>
              <w:rPr>
                <w:b/>
              </w:rPr>
              <w:t>Eureka G-</w:t>
            </w:r>
            <w:proofErr w:type="spellStart"/>
            <w:r>
              <w:rPr>
                <w:b/>
              </w:rPr>
              <w:t>Code</w:t>
            </w:r>
            <w:proofErr w:type="spellEnd"/>
            <w:r>
              <w:t xml:space="preserve">: “forma parte de un conjunto de </w:t>
            </w:r>
            <w:r w:rsidR="00D41C43" w:rsidRPr="00D41C43">
              <w:rPr>
                <w:i/>
                <w:iCs/>
              </w:rPr>
              <w:t>softwar</w:t>
            </w:r>
            <w:r>
              <w:t xml:space="preserve">e más amplio que incluye potentes herramientas, como un simulador </w:t>
            </w:r>
            <w:proofErr w:type="spellStart"/>
            <w:r>
              <w:t>multieje</w:t>
            </w:r>
            <w:proofErr w:type="spellEnd"/>
            <w:r>
              <w:t xml:space="preserve"> para la fabricación aditiva y un módulo que optimiza el código G mediante IA.” </w:t>
            </w:r>
            <w:r w:rsidR="00D555D8">
              <w:t>(</w:t>
            </w:r>
            <w:r>
              <w:t>Carolo</w:t>
            </w:r>
            <w:r w:rsidR="00D555D8">
              <w:t xml:space="preserve">, </w:t>
            </w:r>
            <w:r>
              <w:t>2022).</w:t>
            </w:r>
          </w:p>
          <w:p w14:paraId="000002BA" w14:textId="77777777" w:rsidR="000945CE" w:rsidRDefault="00000000">
            <w:pPr>
              <w:spacing w:after="120" w:line="240" w:lineRule="auto"/>
              <w:jc w:val="center"/>
            </w:pPr>
            <w:sdt>
              <w:sdtPr>
                <w:tag w:val="goog_rdk_36"/>
                <w:id w:val="-1796753315"/>
              </w:sdtPr>
              <w:sdtContent>
                <w:commentRangeStart w:id="100"/>
              </w:sdtContent>
            </w:sdt>
            <w:r w:rsidR="007E2490">
              <w:rPr>
                <w:noProof/>
                <w:lang w:val="es-CO" w:eastAsia="es-CO"/>
              </w:rPr>
              <w:drawing>
                <wp:inline distT="0" distB="0" distL="0" distR="0" wp14:anchorId="0DF51CAF" wp14:editId="0F5A0D5D">
                  <wp:extent cx="3429000" cy="1924050"/>
                  <wp:effectExtent l="0" t="0" r="0" b="0"/>
                  <wp:docPr id="7256" name="image24.jpg" descr="Simulate any number of axes and tool changes"/>
                  <wp:cNvGraphicFramePr/>
                  <a:graphic xmlns:a="http://schemas.openxmlformats.org/drawingml/2006/main">
                    <a:graphicData uri="http://schemas.openxmlformats.org/drawingml/2006/picture">
                      <pic:pic xmlns:pic="http://schemas.openxmlformats.org/drawingml/2006/picture">
                        <pic:nvPicPr>
                          <pic:cNvPr id="0" name="image24.jpg" descr="Simulate any number of axes and tool changes"/>
                          <pic:cNvPicPr preferRelativeResize="0"/>
                        </pic:nvPicPr>
                        <pic:blipFill>
                          <a:blip r:embed="rId80"/>
                          <a:srcRect/>
                          <a:stretch>
                            <a:fillRect/>
                          </a:stretch>
                        </pic:blipFill>
                        <pic:spPr>
                          <a:xfrm>
                            <a:off x="0" y="0"/>
                            <a:ext cx="3429000" cy="1924050"/>
                          </a:xfrm>
                          <a:prstGeom prst="rect">
                            <a:avLst/>
                          </a:prstGeom>
                          <a:ln/>
                        </pic:spPr>
                      </pic:pic>
                    </a:graphicData>
                  </a:graphic>
                </wp:inline>
              </w:drawing>
            </w:r>
            <w:commentRangeEnd w:id="100"/>
            <w:r w:rsidR="007E2490">
              <w:commentReference w:id="100"/>
            </w:r>
          </w:p>
          <w:p w14:paraId="000002BB" w14:textId="77777777" w:rsidR="000945CE" w:rsidRDefault="007E2490">
            <w:pPr>
              <w:widowControl w:val="0"/>
              <w:spacing w:line="240" w:lineRule="auto"/>
            </w:pPr>
            <w:r>
              <w:lastRenderedPageBreak/>
              <w:t xml:space="preserve">Para ver el video: </w:t>
            </w:r>
            <w:hyperlink r:id="rId81">
              <w:r>
                <w:rPr>
                  <w:color w:val="0000FF"/>
                  <w:u w:val="single"/>
                </w:rPr>
                <w:t>https://youtu.be/HrPN__guTcU</w:t>
              </w:r>
            </w:hyperlink>
          </w:p>
          <w:p w14:paraId="000002BC" w14:textId="77777777" w:rsidR="000945CE" w:rsidRDefault="000945CE">
            <w:pPr>
              <w:widowControl w:val="0"/>
              <w:spacing w:line="240" w:lineRule="auto"/>
            </w:pPr>
          </w:p>
        </w:tc>
        <w:tc>
          <w:tcPr>
            <w:tcW w:w="2363" w:type="dxa"/>
            <w:shd w:val="clear" w:color="auto" w:fill="auto"/>
            <w:tcMar>
              <w:top w:w="100" w:type="dxa"/>
              <w:left w:w="100" w:type="dxa"/>
              <w:bottom w:w="100" w:type="dxa"/>
              <w:right w:w="100" w:type="dxa"/>
            </w:tcMar>
          </w:tcPr>
          <w:p w14:paraId="000002BD" w14:textId="77777777" w:rsidR="000945CE" w:rsidRDefault="007E2490">
            <w:pPr>
              <w:widowControl w:val="0"/>
              <w:spacing w:line="240" w:lineRule="auto"/>
              <w:rPr>
                <w:color w:val="666666"/>
              </w:rPr>
            </w:pPr>
            <w:r>
              <w:rPr>
                <w:color w:val="666666"/>
              </w:rPr>
              <w:lastRenderedPageBreak/>
              <w:t>Círculo 5</w:t>
            </w:r>
          </w:p>
        </w:tc>
      </w:tr>
    </w:tbl>
    <w:p w14:paraId="000002BE" w14:textId="77777777" w:rsidR="000945CE" w:rsidRDefault="000945CE"/>
    <w:p w14:paraId="000002BF" w14:textId="77777777" w:rsidR="000945CE" w:rsidRDefault="000945CE"/>
    <w:tbl>
      <w:tblPr>
        <w:tblStyle w:val="aff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945CE" w14:paraId="15B8B59F" w14:textId="77777777">
        <w:trPr>
          <w:trHeight w:val="444"/>
        </w:trPr>
        <w:tc>
          <w:tcPr>
            <w:tcW w:w="13422" w:type="dxa"/>
            <w:shd w:val="clear" w:color="auto" w:fill="8DB3E2"/>
          </w:tcPr>
          <w:p w14:paraId="000002C0" w14:textId="77777777" w:rsidR="000945CE" w:rsidRDefault="007E2490">
            <w:pPr>
              <w:pStyle w:val="Ttulo1"/>
              <w:jc w:val="center"/>
              <w:outlineLvl w:val="0"/>
              <w:rPr>
                <w:sz w:val="22"/>
                <w:szCs w:val="22"/>
              </w:rPr>
            </w:pPr>
            <w:r>
              <w:rPr>
                <w:sz w:val="22"/>
                <w:szCs w:val="22"/>
              </w:rPr>
              <w:t>Cuadro de texto</w:t>
            </w:r>
          </w:p>
        </w:tc>
      </w:tr>
      <w:tr w:rsidR="000945CE" w14:paraId="43CA1278" w14:textId="77777777">
        <w:tc>
          <w:tcPr>
            <w:tcW w:w="13422" w:type="dxa"/>
          </w:tcPr>
          <w:p w14:paraId="000002C1" w14:textId="77777777" w:rsidR="000945CE" w:rsidRDefault="00000000">
            <w:pPr>
              <w:rPr>
                <w:color w:val="BFBFBF"/>
              </w:rPr>
            </w:pPr>
            <w:sdt>
              <w:sdtPr>
                <w:tag w:val="goog_rdk_37"/>
                <w:id w:val="-734546760"/>
              </w:sdtPr>
              <w:sdtContent>
                <w:commentRangeStart w:id="101"/>
              </w:sdtContent>
            </w:sdt>
            <w:r w:rsidR="007E2490">
              <w:t>Recuerde</w:t>
            </w:r>
            <w:commentRangeEnd w:id="101"/>
            <w:r w:rsidR="007E2490">
              <w:commentReference w:id="101"/>
            </w:r>
            <w:r w:rsidR="007E2490">
              <w:t xml:space="preserve"> realizar la actividad de aprendizaje y ver los otros recursos complementarios disponibles en el menú principal, estos le ayudarán a ampliar sus conocimientos.</w:t>
            </w:r>
          </w:p>
        </w:tc>
      </w:tr>
    </w:tbl>
    <w:p w14:paraId="000002C2" w14:textId="77777777" w:rsidR="000945CE" w:rsidRDefault="000945CE"/>
    <w:p w14:paraId="000002C3" w14:textId="77777777" w:rsidR="000945CE" w:rsidRDefault="000945CE"/>
    <w:p w14:paraId="000002C4" w14:textId="77777777" w:rsidR="000945CE" w:rsidRDefault="000945CE"/>
    <w:p w14:paraId="000002C5" w14:textId="77777777" w:rsidR="000945CE" w:rsidRDefault="000945CE"/>
    <w:p w14:paraId="000002C6" w14:textId="77777777" w:rsidR="000945CE" w:rsidRDefault="000945CE"/>
    <w:p w14:paraId="000002C7" w14:textId="77777777" w:rsidR="000945CE" w:rsidRDefault="000945CE"/>
    <w:p w14:paraId="000002C8" w14:textId="77777777" w:rsidR="000945CE" w:rsidRDefault="000945CE"/>
    <w:p w14:paraId="000002C9" w14:textId="369BDA44" w:rsidR="000945CE" w:rsidRDefault="002B75A2">
      <w:pPr>
        <w:rPr>
          <w:b/>
        </w:rPr>
      </w:pPr>
      <w:r>
        <w:rPr>
          <w:b/>
        </w:rPr>
        <w:t>Síntesis</w:t>
      </w:r>
    </w:p>
    <w:p w14:paraId="000002CA" w14:textId="77777777" w:rsidR="000945CE" w:rsidRDefault="000945CE"/>
    <w:tbl>
      <w:tblPr>
        <w:tblStyle w:val="a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0945CE" w14:paraId="3A3361D5" w14:textId="77777777">
        <w:tc>
          <w:tcPr>
            <w:tcW w:w="2122" w:type="dxa"/>
            <w:shd w:val="clear" w:color="auto" w:fill="C6D9F1"/>
          </w:tcPr>
          <w:p w14:paraId="000002CB" w14:textId="77777777" w:rsidR="000945CE" w:rsidRDefault="007E2490">
            <w:pPr>
              <w:jc w:val="center"/>
              <w:rPr>
                <w:b/>
              </w:rPr>
            </w:pPr>
            <w:r>
              <w:rPr>
                <w:b/>
              </w:rPr>
              <w:t>Tipo de recurso</w:t>
            </w:r>
          </w:p>
        </w:tc>
        <w:tc>
          <w:tcPr>
            <w:tcW w:w="11300" w:type="dxa"/>
            <w:shd w:val="clear" w:color="auto" w:fill="C6D9F1"/>
          </w:tcPr>
          <w:p w14:paraId="000002CC" w14:textId="77777777" w:rsidR="000945CE" w:rsidRDefault="007E2490">
            <w:pPr>
              <w:jc w:val="center"/>
            </w:pPr>
            <w:r>
              <w:t>Síntesis</w:t>
            </w:r>
          </w:p>
        </w:tc>
      </w:tr>
      <w:tr w:rsidR="000945CE" w14:paraId="603CF2DB" w14:textId="77777777">
        <w:tc>
          <w:tcPr>
            <w:tcW w:w="13422" w:type="dxa"/>
            <w:gridSpan w:val="2"/>
          </w:tcPr>
          <w:p w14:paraId="000002CD" w14:textId="77777777" w:rsidR="000945CE" w:rsidRDefault="000945CE">
            <w:pPr>
              <w:rPr>
                <w:color w:val="BFBFBF"/>
              </w:rPr>
            </w:pPr>
          </w:p>
          <w:p w14:paraId="000002CE" w14:textId="77777777" w:rsidR="000945CE" w:rsidRDefault="007E2490">
            <w:pPr>
              <w:rPr>
                <w:color w:val="BFBFBF"/>
              </w:rPr>
            </w:pPr>
            <w:r>
              <w:t>Fabricación digital de mobiliario</w:t>
            </w:r>
          </w:p>
          <w:p w14:paraId="000002CF" w14:textId="77777777" w:rsidR="000945CE" w:rsidRDefault="007E2490">
            <w:pPr>
              <w:rPr>
                <w:color w:val="BFBFBF"/>
              </w:rPr>
            </w:pPr>
            <w:bookmarkStart w:id="102" w:name="_heading=h.3dy6vkm" w:colFirst="0" w:colLast="0"/>
            <w:bookmarkEnd w:id="102"/>
            <w:r>
              <w:br/>
              <w:t>Síntesis: Programación CNC en CAM</w:t>
            </w:r>
          </w:p>
          <w:p w14:paraId="000002D0" w14:textId="77777777" w:rsidR="000945CE" w:rsidRDefault="000945CE">
            <w:pPr>
              <w:rPr>
                <w:color w:val="BFBFBF"/>
              </w:rPr>
            </w:pPr>
          </w:p>
          <w:p w14:paraId="000002D1" w14:textId="77777777" w:rsidR="000945CE" w:rsidRDefault="000945CE"/>
        </w:tc>
      </w:tr>
      <w:tr w:rsidR="000945CE" w14:paraId="1D3DAA88" w14:textId="77777777">
        <w:tc>
          <w:tcPr>
            <w:tcW w:w="2122" w:type="dxa"/>
            <w:shd w:val="clear" w:color="auto" w:fill="C6D9F1"/>
          </w:tcPr>
          <w:p w14:paraId="000002D3" w14:textId="77777777" w:rsidR="000945CE" w:rsidRDefault="007E2490">
            <w:pPr>
              <w:rPr>
                <w:b/>
              </w:rPr>
            </w:pPr>
            <w:r>
              <w:rPr>
                <w:b/>
              </w:rPr>
              <w:t>Introducción</w:t>
            </w:r>
          </w:p>
          <w:p w14:paraId="000002D4" w14:textId="77777777" w:rsidR="000945CE" w:rsidRDefault="000945CE">
            <w:pPr>
              <w:rPr>
                <w:color w:val="BFBFBF"/>
              </w:rPr>
            </w:pPr>
          </w:p>
        </w:tc>
        <w:tc>
          <w:tcPr>
            <w:tcW w:w="11300" w:type="dxa"/>
          </w:tcPr>
          <w:p w14:paraId="000002D5" w14:textId="77777777" w:rsidR="000945CE" w:rsidRDefault="000945CE">
            <w:pPr>
              <w:rPr>
                <w:color w:val="BFBFBF"/>
              </w:rPr>
            </w:pPr>
          </w:p>
          <w:p w14:paraId="000002D6" w14:textId="77777777" w:rsidR="000945CE" w:rsidRDefault="007E2490">
            <w:pPr>
              <w:spacing w:after="120"/>
            </w:pPr>
            <w:r>
              <w:t>A continuación, lo invitamos a revisar la síntesis de los diferentes temas abordados en el presente componente.</w:t>
            </w:r>
          </w:p>
        </w:tc>
      </w:tr>
      <w:tr w:rsidR="000945CE" w14:paraId="2A65E1DB" w14:textId="77777777">
        <w:tc>
          <w:tcPr>
            <w:tcW w:w="13422" w:type="dxa"/>
            <w:gridSpan w:val="2"/>
          </w:tcPr>
          <w:p w14:paraId="000002D7" w14:textId="77777777" w:rsidR="000945CE" w:rsidRDefault="000945CE">
            <w:pPr>
              <w:rPr>
                <w:color w:val="BFBFBF"/>
              </w:rPr>
            </w:pPr>
          </w:p>
          <w:p w14:paraId="000002D8" w14:textId="141145D6" w:rsidR="000945CE" w:rsidRDefault="007E2490">
            <w:r>
              <w:rPr>
                <w:b/>
              </w:rPr>
              <w:lastRenderedPageBreak/>
              <w:t>Figura 1</w:t>
            </w:r>
            <w:r>
              <w:t xml:space="preserve"> </w:t>
            </w:r>
          </w:p>
          <w:p w14:paraId="000002D9" w14:textId="77777777" w:rsidR="000945CE" w:rsidRDefault="007E2490">
            <w:pPr>
              <w:rPr>
                <w:i/>
              </w:rPr>
            </w:pPr>
            <w:r>
              <w:rPr>
                <w:i/>
              </w:rPr>
              <w:t>Programación CNC en CAM</w:t>
            </w:r>
          </w:p>
          <w:p w14:paraId="000002DA" w14:textId="77777777" w:rsidR="000945CE" w:rsidRDefault="000945CE">
            <w:pPr>
              <w:jc w:val="center"/>
            </w:pPr>
          </w:p>
          <w:p w14:paraId="000002DB" w14:textId="77777777" w:rsidR="000945CE" w:rsidRDefault="000945CE">
            <w:pPr>
              <w:jc w:val="center"/>
            </w:pPr>
          </w:p>
          <w:p w14:paraId="000002DC" w14:textId="77777777" w:rsidR="000945CE" w:rsidRDefault="007E2490">
            <w:pPr>
              <w:jc w:val="center"/>
            </w:pPr>
            <w:r>
              <w:rPr>
                <w:noProof/>
                <w:color w:val="FF0000"/>
                <w:lang w:val="es-CO" w:eastAsia="es-CO"/>
              </w:rPr>
              <mc:AlternateContent>
                <mc:Choice Requires="wpg">
                  <w:drawing>
                    <wp:inline distT="0" distB="0" distL="0" distR="0" wp14:anchorId="0CBF6D93" wp14:editId="26DB4A24">
                      <wp:extent cx="7991697" cy="3221459"/>
                      <wp:effectExtent l="0" t="0" r="0" b="0"/>
                      <wp:docPr id="7233" name="Grupo 7233"/>
                      <wp:cNvGraphicFramePr/>
                      <a:graphic xmlns:a="http://schemas.openxmlformats.org/drawingml/2006/main">
                        <a:graphicData uri="http://schemas.microsoft.com/office/word/2010/wordprocessingGroup">
                          <wpg:wgp>
                            <wpg:cNvGrpSpPr/>
                            <wpg:grpSpPr>
                              <a:xfrm>
                                <a:off x="0" y="0"/>
                                <a:ext cx="7991697" cy="3221459"/>
                                <a:chOff x="1350152" y="2169271"/>
                                <a:chExt cx="7991697" cy="3221459"/>
                              </a:xfrm>
                            </wpg:grpSpPr>
                            <wpg:grpSp>
                              <wpg:cNvPr id="1" name="Grupo 1"/>
                              <wpg:cNvGrpSpPr/>
                              <wpg:grpSpPr>
                                <a:xfrm>
                                  <a:off x="1350152" y="2169271"/>
                                  <a:ext cx="7991697" cy="3221459"/>
                                  <a:chOff x="0" y="0"/>
                                  <a:chExt cx="7991697" cy="3221459"/>
                                </a:xfrm>
                              </wpg:grpSpPr>
                              <wps:wsp>
                                <wps:cNvPr id="2" name="Rectángulo 2"/>
                                <wps:cNvSpPr/>
                                <wps:spPr>
                                  <a:xfrm>
                                    <a:off x="0" y="0"/>
                                    <a:ext cx="7991675" cy="3221450"/>
                                  </a:xfrm>
                                  <a:prstGeom prst="rect">
                                    <a:avLst/>
                                  </a:prstGeom>
                                  <a:noFill/>
                                  <a:ln>
                                    <a:noFill/>
                                  </a:ln>
                                </wps:spPr>
                                <wps:txbx>
                                  <w:txbxContent>
                                    <w:p w14:paraId="123B2FC7" w14:textId="77777777" w:rsidR="00D33B62" w:rsidRDefault="00D33B62">
                                      <w:pPr>
                                        <w:spacing w:line="240" w:lineRule="auto"/>
                                        <w:textDirection w:val="btLr"/>
                                      </w:pPr>
                                    </w:p>
                                  </w:txbxContent>
                                </wps:txbx>
                                <wps:bodyPr spcFirstLastPara="1" wrap="square" lIns="91425" tIns="91425" rIns="91425" bIns="91425" anchor="ctr" anchorCtr="0">
                                  <a:noAutofit/>
                                </wps:bodyPr>
                              </wps:wsp>
                              <wps:wsp>
                                <wps:cNvPr id="3" name="Conector recto de flecha 3"/>
                                <wps:cNvCnPr/>
                                <wps:spPr>
                                  <a:xfrm flipH="1">
                                    <a:off x="3593805" y="988828"/>
                                    <a:ext cx="10633" cy="1669312"/>
                                  </a:xfrm>
                                  <a:prstGeom prst="straightConnector1">
                                    <a:avLst/>
                                  </a:prstGeom>
                                  <a:noFill/>
                                  <a:ln w="25400" cap="flat" cmpd="sng">
                                    <a:solidFill>
                                      <a:schemeClr val="accent6"/>
                                    </a:solidFill>
                                    <a:prstDash val="solid"/>
                                    <a:round/>
                                    <a:headEnd type="none" w="sm" len="sm"/>
                                    <a:tailEnd type="none" w="sm" len="sm"/>
                                  </a:ln>
                                </wps:spPr>
                                <wps:bodyPr/>
                              </wps:wsp>
                              <wps:wsp>
                                <wps:cNvPr id="4" name="Conector recto de flecha 4"/>
                                <wps:cNvCnPr/>
                                <wps:spPr>
                                  <a:xfrm flipH="1">
                                    <a:off x="5837275" y="988828"/>
                                    <a:ext cx="10633" cy="1669312"/>
                                  </a:xfrm>
                                  <a:prstGeom prst="straightConnector1">
                                    <a:avLst/>
                                  </a:prstGeom>
                                  <a:noFill/>
                                  <a:ln w="38100" cap="flat" cmpd="sng">
                                    <a:solidFill>
                                      <a:schemeClr val="accent2"/>
                                    </a:solidFill>
                                    <a:prstDash val="solid"/>
                                    <a:round/>
                                    <a:headEnd type="none" w="sm" len="sm"/>
                                    <a:tailEnd type="none" w="sm" len="sm"/>
                                  </a:ln>
                                </wps:spPr>
                                <wps:bodyPr/>
                              </wps:wsp>
                              <wps:wsp>
                                <wps:cNvPr id="5" name="Conector recto de flecha 5"/>
                                <wps:cNvCnPr/>
                                <wps:spPr>
                                  <a:xfrm flipH="1">
                                    <a:off x="797442" y="988828"/>
                                    <a:ext cx="10633" cy="1669312"/>
                                  </a:xfrm>
                                  <a:prstGeom prst="straightConnector1">
                                    <a:avLst/>
                                  </a:prstGeom>
                                  <a:noFill/>
                                  <a:ln w="25400" cap="flat" cmpd="sng">
                                    <a:solidFill>
                                      <a:schemeClr val="accent1"/>
                                    </a:solidFill>
                                    <a:prstDash val="solid"/>
                                    <a:round/>
                                    <a:headEnd type="none" w="sm" len="sm"/>
                                    <a:tailEnd type="none" w="sm" len="sm"/>
                                  </a:ln>
                                </wps:spPr>
                                <wps:bodyPr/>
                              </wps:wsp>
                              <wps:wsp>
                                <wps:cNvPr id="6" name="Rectángulo 6"/>
                                <wps:cNvSpPr/>
                                <wps:spPr>
                                  <a:xfrm>
                                    <a:off x="1541721" y="0"/>
                                    <a:ext cx="3597275" cy="32956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0B132AC4" w14:textId="77777777" w:rsidR="00D33B62" w:rsidRDefault="00D33B62">
                                      <w:pPr>
                                        <w:spacing w:line="275" w:lineRule="auto"/>
                                        <w:jc w:val="center"/>
                                        <w:textDirection w:val="btLr"/>
                                      </w:pPr>
                                      <w:r>
                                        <w:rPr>
                                          <w:color w:val="000000"/>
                                        </w:rPr>
                                        <w:t>Programación CNC en CAM</w:t>
                                      </w:r>
                                    </w:p>
                                  </w:txbxContent>
                                </wps:txbx>
                                <wps:bodyPr spcFirstLastPara="1" wrap="square" lIns="91425" tIns="45700" rIns="91425" bIns="45700" anchor="t" anchorCtr="0">
                                  <a:noAutofit/>
                                </wps:bodyPr>
                              </wps:wsp>
                              <wps:wsp>
                                <wps:cNvPr id="7" name="Rectángulo 7"/>
                                <wps:cNvSpPr/>
                                <wps:spPr>
                                  <a:xfrm>
                                    <a:off x="0" y="531628"/>
                                    <a:ext cx="1669312" cy="457200"/>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33E6159F" w14:textId="77777777" w:rsidR="00D33B62" w:rsidRDefault="00D33B62">
                                      <w:pPr>
                                        <w:spacing w:after="120" w:line="240" w:lineRule="auto"/>
                                        <w:jc w:val="center"/>
                                        <w:textDirection w:val="btLr"/>
                                      </w:pPr>
                                      <w:r>
                                        <w:rPr>
                                          <w:color w:val="000000"/>
                                        </w:rPr>
                                        <w:t>Fundamentos de CAM</w:t>
                                      </w:r>
                                    </w:p>
                                  </w:txbxContent>
                                </wps:txbx>
                                <wps:bodyPr spcFirstLastPara="1" wrap="square" lIns="91425" tIns="45700" rIns="91425" bIns="45700" anchor="t" anchorCtr="0">
                                  <a:noAutofit/>
                                </wps:bodyPr>
                              </wps:wsp>
                              <wps:wsp>
                                <wps:cNvPr id="8" name="Rectángulo 8"/>
                                <wps:cNvSpPr/>
                                <wps:spPr>
                                  <a:xfrm>
                                    <a:off x="2753833" y="531628"/>
                                    <a:ext cx="1669312" cy="584808"/>
                                  </a:xfrm>
                                  <a:prstGeom prst="rect">
                                    <a:avLst/>
                                  </a:prstGeom>
                                  <a:gradFill>
                                    <a:gsLst>
                                      <a:gs pos="0">
                                        <a:srgbClr val="FFBB82"/>
                                      </a:gs>
                                      <a:gs pos="35000">
                                        <a:srgbClr val="FFCFA8"/>
                                      </a:gs>
                                      <a:gs pos="100000">
                                        <a:srgbClr val="FFEBD9"/>
                                      </a:gs>
                                    </a:gsLst>
                                    <a:lin ang="16200000" scaled="0"/>
                                  </a:gradFill>
                                  <a:ln w="9525" cap="flat" cmpd="sng">
                                    <a:solidFill>
                                      <a:srgbClr val="F5913F"/>
                                    </a:solidFill>
                                    <a:prstDash val="solid"/>
                                    <a:round/>
                                    <a:headEnd type="none" w="sm" len="sm"/>
                                    <a:tailEnd type="none" w="sm" len="sm"/>
                                  </a:ln>
                                </wps:spPr>
                                <wps:txbx>
                                  <w:txbxContent>
                                    <w:p w14:paraId="3511AECE" w14:textId="77777777" w:rsidR="00D33B62" w:rsidRDefault="00D33B62">
                                      <w:pPr>
                                        <w:spacing w:after="120" w:line="240" w:lineRule="auto"/>
                                        <w:jc w:val="center"/>
                                        <w:textDirection w:val="btLr"/>
                                      </w:pPr>
                                      <w:r>
                                        <w:rPr>
                                          <w:color w:val="000000"/>
                                        </w:rPr>
                                        <w:t>Selección y configuración del mecanizado</w:t>
                                      </w:r>
                                    </w:p>
                                    <w:p w14:paraId="026BE670" w14:textId="77777777" w:rsidR="00D33B62" w:rsidRDefault="00D33B62">
                                      <w:pPr>
                                        <w:spacing w:line="275" w:lineRule="auto"/>
                                        <w:jc w:val="center"/>
                                        <w:textDirection w:val="btLr"/>
                                      </w:pPr>
                                    </w:p>
                                  </w:txbxContent>
                                </wps:txbx>
                                <wps:bodyPr spcFirstLastPara="1" wrap="square" lIns="91425" tIns="45700" rIns="91425" bIns="45700" anchor="t" anchorCtr="0">
                                  <a:noAutofit/>
                                </wps:bodyPr>
                              </wps:wsp>
                              <wps:wsp>
                                <wps:cNvPr id="9" name="Rectángulo 9"/>
                                <wps:cNvSpPr/>
                                <wps:spPr>
                                  <a:xfrm>
                                    <a:off x="5114261" y="531628"/>
                                    <a:ext cx="1669312" cy="457200"/>
                                  </a:xfrm>
                                  <a:prstGeom prst="rect">
                                    <a:avLst/>
                                  </a:prstGeom>
                                  <a:gradFill>
                                    <a:gsLst>
                                      <a:gs pos="0">
                                        <a:srgbClr val="FFA09D"/>
                                      </a:gs>
                                      <a:gs pos="35000">
                                        <a:srgbClr val="FFBCBC"/>
                                      </a:gs>
                                      <a:gs pos="100000">
                                        <a:srgbClr val="FFE2E2"/>
                                      </a:gs>
                                    </a:gsLst>
                                    <a:lin ang="16200000" scaled="0"/>
                                  </a:gradFill>
                                  <a:ln w="9525" cap="flat" cmpd="sng">
                                    <a:solidFill>
                                      <a:srgbClr val="BD4B48"/>
                                    </a:solidFill>
                                    <a:prstDash val="solid"/>
                                    <a:round/>
                                    <a:headEnd type="none" w="sm" len="sm"/>
                                    <a:tailEnd type="none" w="sm" len="sm"/>
                                  </a:ln>
                                </wps:spPr>
                                <wps:txbx>
                                  <w:txbxContent>
                                    <w:p w14:paraId="1E8CADAD" w14:textId="77777777" w:rsidR="00D33B62" w:rsidRDefault="00D33B62">
                                      <w:pPr>
                                        <w:spacing w:line="275" w:lineRule="auto"/>
                                        <w:jc w:val="center"/>
                                        <w:textDirection w:val="btLr"/>
                                      </w:pPr>
                                      <w:r>
                                        <w:rPr>
                                          <w:color w:val="000000"/>
                                        </w:rPr>
                                        <w:t>Programación y simulación mecanizado</w:t>
                                      </w:r>
                                    </w:p>
                                  </w:txbxContent>
                                </wps:txbx>
                                <wps:bodyPr spcFirstLastPara="1" wrap="square" lIns="91425" tIns="45700" rIns="91425" bIns="45700" anchor="t" anchorCtr="0">
                                  <a:noAutofit/>
                                </wps:bodyPr>
                              </wps:wsp>
                              <wps:wsp>
                                <wps:cNvPr id="10" name="Rectángulo 10"/>
                                <wps:cNvSpPr/>
                                <wps:spPr>
                                  <a:xfrm>
                                    <a:off x="1807535" y="1148317"/>
                                    <a:ext cx="754911" cy="318977"/>
                                  </a:xfrm>
                                  <a:prstGeom prst="rect">
                                    <a:avLst/>
                                  </a:prstGeom>
                                  <a:solidFill>
                                    <a:schemeClr val="lt1"/>
                                  </a:solidFill>
                                  <a:ln w="25400" cap="flat" cmpd="sng">
                                    <a:solidFill>
                                      <a:schemeClr val="accent4"/>
                                    </a:solidFill>
                                    <a:prstDash val="solid"/>
                                    <a:round/>
                                    <a:headEnd type="none" w="sm" len="sm"/>
                                    <a:tailEnd type="none" w="sm" len="sm"/>
                                  </a:ln>
                                </wps:spPr>
                                <wps:txbx>
                                  <w:txbxContent>
                                    <w:p w14:paraId="22CD4243" w14:textId="77777777" w:rsidR="00D33B62" w:rsidRDefault="00D33B62">
                                      <w:pPr>
                                        <w:spacing w:after="120" w:line="240" w:lineRule="auto"/>
                                        <w:jc w:val="center"/>
                                        <w:textDirection w:val="btLr"/>
                                      </w:pPr>
                                      <w:r>
                                        <w:rPr>
                                          <w:color w:val="000000"/>
                                        </w:rPr>
                                        <w:t>CAM</w:t>
                                      </w:r>
                                    </w:p>
                                  </w:txbxContent>
                                </wps:txbx>
                                <wps:bodyPr spcFirstLastPara="1" wrap="square" lIns="91425" tIns="45700" rIns="91425" bIns="45700" anchor="t" anchorCtr="0">
                                  <a:noAutofit/>
                                </wps:bodyPr>
                              </wps:wsp>
                              <wps:wsp>
                                <wps:cNvPr id="11" name="Rectángulo 11"/>
                                <wps:cNvSpPr/>
                                <wps:spPr>
                                  <a:xfrm>
                                    <a:off x="0" y="1244010"/>
                                    <a:ext cx="1669312" cy="478465"/>
                                  </a:xfrm>
                                  <a:prstGeom prst="rect">
                                    <a:avLst/>
                                  </a:prstGeom>
                                  <a:solidFill>
                                    <a:schemeClr val="lt1"/>
                                  </a:solidFill>
                                  <a:ln w="25400" cap="flat" cmpd="sng">
                                    <a:solidFill>
                                      <a:schemeClr val="accent5"/>
                                    </a:solidFill>
                                    <a:prstDash val="solid"/>
                                    <a:round/>
                                    <a:headEnd type="none" w="sm" len="sm"/>
                                    <a:tailEnd type="none" w="sm" len="sm"/>
                                  </a:ln>
                                </wps:spPr>
                                <wps:txbx>
                                  <w:txbxContent>
                                    <w:p w14:paraId="01C5B509" w14:textId="5490AB19" w:rsidR="00D33B62" w:rsidRDefault="00D33B62">
                                      <w:pPr>
                                        <w:spacing w:after="120" w:line="240" w:lineRule="auto"/>
                                        <w:jc w:val="center"/>
                                        <w:textDirection w:val="btLr"/>
                                      </w:pPr>
                                      <w:r>
                                        <w:rPr>
                                          <w:color w:val="000000"/>
                                        </w:rPr>
                                        <w:t xml:space="preserve">Conceptos, definición y tipos de </w:t>
                                      </w:r>
                                      <w:r w:rsidR="00D41C43" w:rsidRPr="00D41C43">
                                        <w:rPr>
                                          <w:i/>
                                          <w:iCs/>
                                          <w:color w:val="000000"/>
                                        </w:rPr>
                                        <w:t>softwar</w:t>
                                      </w:r>
                                      <w:r>
                                        <w:rPr>
                                          <w:color w:val="000000"/>
                                        </w:rPr>
                                        <w:t>e</w:t>
                                      </w:r>
                                    </w:p>
                                  </w:txbxContent>
                                </wps:txbx>
                                <wps:bodyPr spcFirstLastPara="1" wrap="square" lIns="91425" tIns="45700" rIns="91425" bIns="45700" anchor="t" anchorCtr="0">
                                  <a:noAutofit/>
                                </wps:bodyPr>
                              </wps:wsp>
                              <wps:wsp>
                                <wps:cNvPr id="12" name="Rectángulo 12"/>
                                <wps:cNvSpPr/>
                                <wps:spPr>
                                  <a:xfrm>
                                    <a:off x="1807535" y="1531089"/>
                                    <a:ext cx="754380" cy="318977"/>
                                  </a:xfrm>
                                  <a:prstGeom prst="rect">
                                    <a:avLst/>
                                  </a:prstGeom>
                                  <a:solidFill>
                                    <a:schemeClr val="lt1"/>
                                  </a:solidFill>
                                  <a:ln w="25400" cap="flat" cmpd="sng">
                                    <a:solidFill>
                                      <a:schemeClr val="accent4"/>
                                    </a:solidFill>
                                    <a:prstDash val="solid"/>
                                    <a:round/>
                                    <a:headEnd type="none" w="sm" len="sm"/>
                                    <a:tailEnd type="none" w="sm" len="sm"/>
                                  </a:ln>
                                </wps:spPr>
                                <wps:txbx>
                                  <w:txbxContent>
                                    <w:p w14:paraId="52256508" w14:textId="77777777" w:rsidR="00D33B62" w:rsidRDefault="00D33B62">
                                      <w:pPr>
                                        <w:spacing w:after="120" w:line="240" w:lineRule="auto"/>
                                        <w:jc w:val="center"/>
                                        <w:textDirection w:val="btLr"/>
                                      </w:pPr>
                                      <w:r>
                                        <w:rPr>
                                          <w:color w:val="000000"/>
                                        </w:rPr>
                                        <w:t>CAD</w:t>
                                      </w:r>
                                    </w:p>
                                  </w:txbxContent>
                                </wps:txbx>
                                <wps:bodyPr spcFirstLastPara="1" wrap="square" lIns="91425" tIns="45700" rIns="91425" bIns="45700" anchor="t" anchorCtr="0">
                                  <a:noAutofit/>
                                </wps:bodyPr>
                              </wps:wsp>
                              <wps:wsp>
                                <wps:cNvPr id="13" name="Rectángulo 13"/>
                                <wps:cNvSpPr/>
                                <wps:spPr>
                                  <a:xfrm>
                                    <a:off x="0" y="1998921"/>
                                    <a:ext cx="1669312" cy="350875"/>
                                  </a:xfrm>
                                  <a:prstGeom prst="rect">
                                    <a:avLst/>
                                  </a:prstGeom>
                                  <a:solidFill>
                                    <a:schemeClr val="lt1"/>
                                  </a:solidFill>
                                  <a:ln w="25400" cap="flat" cmpd="sng">
                                    <a:solidFill>
                                      <a:schemeClr val="accent5"/>
                                    </a:solidFill>
                                    <a:prstDash val="solid"/>
                                    <a:round/>
                                    <a:headEnd type="none" w="sm" len="sm"/>
                                    <a:tailEnd type="none" w="sm" len="sm"/>
                                  </a:ln>
                                </wps:spPr>
                                <wps:txbx>
                                  <w:txbxContent>
                                    <w:p w14:paraId="2202611D" w14:textId="77777777" w:rsidR="00D33B62" w:rsidRDefault="00D33B62">
                                      <w:pPr>
                                        <w:spacing w:after="120" w:line="240" w:lineRule="auto"/>
                                        <w:jc w:val="center"/>
                                        <w:textDirection w:val="btLr"/>
                                      </w:pPr>
                                      <w:r>
                                        <w:rPr>
                                          <w:color w:val="000000"/>
                                        </w:rPr>
                                        <w:t>Archivos Digitales</w:t>
                                      </w:r>
                                    </w:p>
                                  </w:txbxContent>
                                </wps:txbx>
                                <wps:bodyPr spcFirstLastPara="1" wrap="square" lIns="91425" tIns="45700" rIns="91425" bIns="45700" anchor="t" anchorCtr="0">
                                  <a:noAutofit/>
                                </wps:bodyPr>
                              </wps:wsp>
                              <wps:wsp>
                                <wps:cNvPr id="14" name="Rectángulo 14"/>
                                <wps:cNvSpPr/>
                                <wps:spPr>
                                  <a:xfrm>
                                    <a:off x="0" y="2636875"/>
                                    <a:ext cx="1669312" cy="350875"/>
                                  </a:xfrm>
                                  <a:prstGeom prst="rect">
                                    <a:avLst/>
                                  </a:prstGeom>
                                  <a:solidFill>
                                    <a:schemeClr val="lt1"/>
                                  </a:solidFill>
                                  <a:ln w="25400" cap="flat" cmpd="sng">
                                    <a:solidFill>
                                      <a:schemeClr val="accent5"/>
                                    </a:solidFill>
                                    <a:prstDash val="solid"/>
                                    <a:round/>
                                    <a:headEnd type="none" w="sm" len="sm"/>
                                    <a:tailEnd type="none" w="sm" len="sm"/>
                                  </a:ln>
                                </wps:spPr>
                                <wps:txbx>
                                  <w:txbxContent>
                                    <w:p w14:paraId="62C34A5D" w14:textId="77777777" w:rsidR="00D33B62" w:rsidRDefault="00D33B62">
                                      <w:pPr>
                                        <w:spacing w:after="120" w:line="240" w:lineRule="auto"/>
                                        <w:jc w:val="center"/>
                                        <w:textDirection w:val="btLr"/>
                                      </w:pPr>
                                      <w:r>
                                        <w:rPr>
                                          <w:color w:val="000000"/>
                                        </w:rPr>
                                        <w:t>CNC</w:t>
                                      </w:r>
                                    </w:p>
                                  </w:txbxContent>
                                </wps:txbx>
                                <wps:bodyPr spcFirstLastPara="1" wrap="square" lIns="91425" tIns="45700" rIns="91425" bIns="45700" anchor="t" anchorCtr="0">
                                  <a:noAutofit/>
                                </wps:bodyPr>
                              </wps:wsp>
                              <wps:wsp>
                                <wps:cNvPr id="15" name="Rectángulo 15"/>
                                <wps:cNvSpPr/>
                                <wps:spPr>
                                  <a:xfrm>
                                    <a:off x="2753833" y="1254642"/>
                                    <a:ext cx="1669312" cy="457200"/>
                                  </a:xfrm>
                                  <a:prstGeom prst="rect">
                                    <a:avLst/>
                                  </a:prstGeom>
                                  <a:solidFill>
                                    <a:schemeClr val="lt1"/>
                                  </a:solidFill>
                                  <a:ln w="25400" cap="flat" cmpd="sng">
                                    <a:solidFill>
                                      <a:schemeClr val="accent6"/>
                                    </a:solidFill>
                                    <a:prstDash val="solid"/>
                                    <a:round/>
                                    <a:headEnd type="none" w="sm" len="sm"/>
                                    <a:tailEnd type="none" w="sm" len="sm"/>
                                  </a:ln>
                                </wps:spPr>
                                <wps:txbx>
                                  <w:txbxContent>
                                    <w:p w14:paraId="2D80C029" w14:textId="77777777" w:rsidR="00D33B62" w:rsidRDefault="00D33B62">
                                      <w:pPr>
                                        <w:spacing w:after="120" w:line="240" w:lineRule="auto"/>
                                        <w:jc w:val="center"/>
                                        <w:textDirection w:val="btLr"/>
                                      </w:pPr>
                                      <w:r>
                                        <w:rPr>
                                          <w:color w:val="000000"/>
                                        </w:rPr>
                                        <w:t>Selección de máquinas CNC</w:t>
                                      </w:r>
                                    </w:p>
                                    <w:p w14:paraId="3F58A230" w14:textId="77777777" w:rsidR="00D33B62" w:rsidRDefault="00D33B62">
                                      <w:pPr>
                                        <w:spacing w:line="275" w:lineRule="auto"/>
                                        <w:jc w:val="center"/>
                                        <w:textDirection w:val="btLr"/>
                                      </w:pPr>
                                    </w:p>
                                  </w:txbxContent>
                                </wps:txbx>
                                <wps:bodyPr spcFirstLastPara="1" wrap="square" lIns="91425" tIns="45700" rIns="91425" bIns="45700" anchor="t" anchorCtr="0">
                                  <a:noAutofit/>
                                </wps:bodyPr>
                              </wps:wsp>
                              <wps:wsp>
                                <wps:cNvPr id="16" name="Rectángulo 16"/>
                                <wps:cNvSpPr/>
                                <wps:spPr>
                                  <a:xfrm>
                                    <a:off x="2753833" y="1850065"/>
                                    <a:ext cx="1669312" cy="457200"/>
                                  </a:xfrm>
                                  <a:prstGeom prst="rect">
                                    <a:avLst/>
                                  </a:prstGeom>
                                  <a:solidFill>
                                    <a:schemeClr val="lt1"/>
                                  </a:solidFill>
                                  <a:ln w="25400" cap="flat" cmpd="sng">
                                    <a:solidFill>
                                      <a:schemeClr val="accent6"/>
                                    </a:solidFill>
                                    <a:prstDash val="solid"/>
                                    <a:round/>
                                    <a:headEnd type="none" w="sm" len="sm"/>
                                    <a:tailEnd type="none" w="sm" len="sm"/>
                                  </a:ln>
                                </wps:spPr>
                                <wps:txbx>
                                  <w:txbxContent>
                                    <w:p w14:paraId="044C7806" w14:textId="77777777" w:rsidR="00D33B62" w:rsidRDefault="00D33B62">
                                      <w:pPr>
                                        <w:spacing w:after="120" w:line="240" w:lineRule="auto"/>
                                        <w:jc w:val="center"/>
                                        <w:textDirection w:val="btLr"/>
                                      </w:pPr>
                                      <w:r>
                                        <w:rPr>
                                          <w:color w:val="000000"/>
                                        </w:rPr>
                                        <w:t>Configuración parámetros mecanizado</w:t>
                                      </w:r>
                                    </w:p>
                                    <w:p w14:paraId="04A522AC" w14:textId="77777777" w:rsidR="00D33B62" w:rsidRDefault="00D33B62">
                                      <w:pPr>
                                        <w:spacing w:line="275" w:lineRule="auto"/>
                                        <w:jc w:val="center"/>
                                        <w:textDirection w:val="btLr"/>
                                      </w:pPr>
                                    </w:p>
                                  </w:txbxContent>
                                </wps:txbx>
                                <wps:bodyPr spcFirstLastPara="1" wrap="square" lIns="91425" tIns="45700" rIns="91425" bIns="45700" anchor="t" anchorCtr="0">
                                  <a:noAutofit/>
                                </wps:bodyPr>
                              </wps:wsp>
                              <wps:wsp>
                                <wps:cNvPr id="17" name="Rectángulo 17"/>
                                <wps:cNvSpPr/>
                                <wps:spPr>
                                  <a:xfrm>
                                    <a:off x="6868633" y="1148317"/>
                                    <a:ext cx="967562" cy="318770"/>
                                  </a:xfrm>
                                  <a:prstGeom prst="rect">
                                    <a:avLst/>
                                  </a:prstGeom>
                                  <a:solidFill>
                                    <a:schemeClr val="lt1"/>
                                  </a:solidFill>
                                  <a:ln w="25400" cap="flat" cmpd="sng">
                                    <a:solidFill>
                                      <a:schemeClr val="accent4"/>
                                    </a:solidFill>
                                    <a:prstDash val="solid"/>
                                    <a:round/>
                                    <a:headEnd type="none" w="sm" len="sm"/>
                                    <a:tailEnd type="none" w="sm" len="sm"/>
                                  </a:ln>
                                </wps:spPr>
                                <wps:txbx>
                                  <w:txbxContent>
                                    <w:p w14:paraId="360BCB54" w14:textId="77777777" w:rsidR="00D33B62" w:rsidRDefault="00D33B62">
                                      <w:pPr>
                                        <w:spacing w:after="120" w:line="240" w:lineRule="auto"/>
                                        <w:jc w:val="center"/>
                                        <w:textDirection w:val="btLr"/>
                                      </w:pPr>
                                      <w:r>
                                        <w:rPr>
                                          <w:color w:val="000000"/>
                                        </w:rPr>
                                        <w:t>Códigos</w:t>
                                      </w:r>
                                    </w:p>
                                  </w:txbxContent>
                                </wps:txbx>
                                <wps:bodyPr spcFirstLastPara="1" wrap="square" lIns="91425" tIns="45700" rIns="91425" bIns="45700" anchor="t" anchorCtr="0">
                                  <a:noAutofit/>
                                </wps:bodyPr>
                              </wps:wsp>
                              <wps:wsp>
                                <wps:cNvPr id="18" name="Rectángulo 18"/>
                                <wps:cNvSpPr/>
                                <wps:spPr>
                                  <a:xfrm>
                                    <a:off x="4986670" y="1414131"/>
                                    <a:ext cx="1669312" cy="478465"/>
                                  </a:xfrm>
                                  <a:prstGeom prst="rect">
                                    <a:avLst/>
                                  </a:prstGeom>
                                  <a:solidFill>
                                    <a:schemeClr val="lt1"/>
                                  </a:solidFill>
                                  <a:ln w="25400" cap="flat" cmpd="sng">
                                    <a:solidFill>
                                      <a:schemeClr val="accent2"/>
                                    </a:solidFill>
                                    <a:prstDash val="solid"/>
                                    <a:round/>
                                    <a:headEnd type="none" w="sm" len="sm"/>
                                    <a:tailEnd type="none" w="sm" len="sm"/>
                                  </a:ln>
                                </wps:spPr>
                                <wps:txbx>
                                  <w:txbxContent>
                                    <w:p w14:paraId="5C5F42E9" w14:textId="77777777" w:rsidR="00D33B62" w:rsidRDefault="00D33B62">
                                      <w:pPr>
                                        <w:spacing w:after="120" w:line="240" w:lineRule="auto"/>
                                        <w:jc w:val="center"/>
                                        <w:textDirection w:val="btLr"/>
                                      </w:pPr>
                                      <w:r>
                                        <w:rPr>
                                          <w:color w:val="000000"/>
                                        </w:rPr>
                                        <w:t>Proceso CNC</w:t>
                                      </w:r>
                                    </w:p>
                                  </w:txbxContent>
                                </wps:txbx>
                                <wps:bodyPr spcFirstLastPara="1" wrap="square" lIns="91425" tIns="45700" rIns="91425" bIns="45700" anchor="t" anchorCtr="0">
                                  <a:noAutofit/>
                                </wps:bodyPr>
                              </wps:wsp>
                              <wps:wsp>
                                <wps:cNvPr id="19" name="Rectángulo 19"/>
                                <wps:cNvSpPr/>
                                <wps:spPr>
                                  <a:xfrm>
                                    <a:off x="6868374" y="1531040"/>
                                    <a:ext cx="1112690" cy="318770"/>
                                  </a:xfrm>
                                  <a:prstGeom prst="rect">
                                    <a:avLst/>
                                  </a:prstGeom>
                                  <a:solidFill>
                                    <a:schemeClr val="lt1"/>
                                  </a:solidFill>
                                  <a:ln w="25400" cap="flat" cmpd="sng">
                                    <a:solidFill>
                                      <a:schemeClr val="accent4"/>
                                    </a:solidFill>
                                    <a:prstDash val="solid"/>
                                    <a:round/>
                                    <a:headEnd type="none" w="sm" len="sm"/>
                                    <a:tailEnd type="none" w="sm" len="sm"/>
                                  </a:ln>
                                </wps:spPr>
                                <wps:txbx>
                                  <w:txbxContent>
                                    <w:p w14:paraId="535C3508" w14:textId="77777777" w:rsidR="00D33B62" w:rsidRDefault="00D33B62">
                                      <w:pPr>
                                        <w:spacing w:after="120" w:line="240" w:lineRule="auto"/>
                                        <w:jc w:val="center"/>
                                        <w:textDirection w:val="btLr"/>
                                      </w:pPr>
                                      <w:r>
                                        <w:rPr>
                                          <w:color w:val="000000"/>
                                        </w:rPr>
                                        <w:t>Herramientas</w:t>
                                      </w:r>
                                    </w:p>
                                  </w:txbxContent>
                                </wps:txbx>
                                <wps:bodyPr spcFirstLastPara="1" wrap="square" lIns="91425" tIns="45700" rIns="91425" bIns="45700" anchor="t" anchorCtr="0">
                                  <a:noAutofit/>
                                </wps:bodyPr>
                              </wps:wsp>
                              <wps:wsp>
                                <wps:cNvPr id="20" name="Rectángulo 20"/>
                                <wps:cNvSpPr/>
                                <wps:spPr>
                                  <a:xfrm>
                                    <a:off x="6857670" y="1924431"/>
                                    <a:ext cx="1134027" cy="318770"/>
                                  </a:xfrm>
                                  <a:prstGeom prst="rect">
                                    <a:avLst/>
                                  </a:prstGeom>
                                  <a:solidFill>
                                    <a:schemeClr val="lt1"/>
                                  </a:solidFill>
                                  <a:ln w="25400" cap="flat" cmpd="sng">
                                    <a:solidFill>
                                      <a:schemeClr val="accent4"/>
                                    </a:solidFill>
                                    <a:prstDash val="solid"/>
                                    <a:round/>
                                    <a:headEnd type="none" w="sm" len="sm"/>
                                    <a:tailEnd type="none" w="sm" len="sm"/>
                                  </a:ln>
                                </wps:spPr>
                                <wps:txbx>
                                  <w:txbxContent>
                                    <w:p w14:paraId="767A3DC5" w14:textId="77777777" w:rsidR="00D33B62" w:rsidRDefault="00D33B62">
                                      <w:pPr>
                                        <w:spacing w:after="120" w:line="240" w:lineRule="auto"/>
                                        <w:jc w:val="center"/>
                                        <w:textDirection w:val="btLr"/>
                                      </w:pPr>
                                      <w:r>
                                        <w:rPr>
                                          <w:color w:val="000000"/>
                                        </w:rPr>
                                        <w:t>Operaciones</w:t>
                                      </w:r>
                                    </w:p>
                                  </w:txbxContent>
                                </wps:txbx>
                                <wps:bodyPr spcFirstLastPara="1" wrap="square" lIns="91425" tIns="45700" rIns="91425" bIns="45700" anchor="t" anchorCtr="0">
                                  <a:noAutofit/>
                                </wps:bodyPr>
                              </wps:wsp>
                              <wps:wsp>
                                <wps:cNvPr id="21" name="Rectángulo 21"/>
                                <wps:cNvSpPr/>
                                <wps:spPr>
                                  <a:xfrm>
                                    <a:off x="4986670" y="2424224"/>
                                    <a:ext cx="1669312" cy="478465"/>
                                  </a:xfrm>
                                  <a:prstGeom prst="rect">
                                    <a:avLst/>
                                  </a:prstGeom>
                                  <a:solidFill>
                                    <a:schemeClr val="lt1"/>
                                  </a:solidFill>
                                  <a:ln w="25400" cap="flat" cmpd="sng">
                                    <a:solidFill>
                                      <a:schemeClr val="accent2"/>
                                    </a:solidFill>
                                    <a:prstDash val="solid"/>
                                    <a:round/>
                                    <a:headEnd type="none" w="sm" len="sm"/>
                                    <a:tailEnd type="none" w="sm" len="sm"/>
                                  </a:ln>
                                </wps:spPr>
                                <wps:txbx>
                                  <w:txbxContent>
                                    <w:p w14:paraId="33AB1030" w14:textId="77777777" w:rsidR="00D33B62" w:rsidRDefault="00D33B62">
                                      <w:pPr>
                                        <w:spacing w:after="120" w:line="240" w:lineRule="auto"/>
                                        <w:jc w:val="center"/>
                                        <w:textDirection w:val="btLr"/>
                                      </w:pPr>
                                      <w:r>
                                        <w:rPr>
                                          <w:color w:val="000000"/>
                                        </w:rPr>
                                        <w:t>Simulación del mecanizado CNC</w:t>
                                      </w:r>
                                    </w:p>
                                  </w:txbxContent>
                                </wps:txbx>
                                <wps:bodyPr spcFirstLastPara="1" wrap="square" lIns="91425" tIns="45700" rIns="91425" bIns="45700" anchor="t" anchorCtr="0">
                                  <a:noAutofit/>
                                </wps:bodyPr>
                              </wps:wsp>
                              <wps:wsp>
                                <wps:cNvPr id="22" name="Rectángulo 22"/>
                                <wps:cNvSpPr/>
                                <wps:spPr>
                                  <a:xfrm>
                                    <a:off x="1807535" y="2519917"/>
                                    <a:ext cx="754911" cy="318977"/>
                                  </a:xfrm>
                                  <a:prstGeom prst="rect">
                                    <a:avLst/>
                                  </a:prstGeom>
                                  <a:solidFill>
                                    <a:schemeClr val="lt1"/>
                                  </a:solidFill>
                                  <a:ln w="25400" cap="flat" cmpd="sng">
                                    <a:solidFill>
                                      <a:schemeClr val="accent4"/>
                                    </a:solidFill>
                                    <a:prstDash val="solid"/>
                                    <a:round/>
                                    <a:headEnd type="none" w="sm" len="sm"/>
                                    <a:tailEnd type="none" w="sm" len="sm"/>
                                  </a:ln>
                                </wps:spPr>
                                <wps:txbx>
                                  <w:txbxContent>
                                    <w:p w14:paraId="523D0DC3" w14:textId="77777777" w:rsidR="00D33B62" w:rsidRDefault="00D33B62">
                                      <w:pPr>
                                        <w:spacing w:after="120" w:line="240" w:lineRule="auto"/>
                                        <w:jc w:val="center"/>
                                        <w:textDirection w:val="btLr"/>
                                      </w:pPr>
                                      <w:r>
                                        <w:rPr>
                                          <w:color w:val="000000"/>
                                        </w:rPr>
                                        <w:t>Maquinas</w:t>
                                      </w:r>
                                    </w:p>
                                  </w:txbxContent>
                                </wps:txbx>
                                <wps:bodyPr spcFirstLastPara="1" wrap="square" lIns="91425" tIns="45700" rIns="91425" bIns="45700" anchor="t" anchorCtr="0">
                                  <a:noAutofit/>
                                </wps:bodyPr>
                              </wps:wsp>
                              <wps:wsp>
                                <wps:cNvPr id="23" name="Rectángulo 23"/>
                                <wps:cNvSpPr/>
                                <wps:spPr>
                                  <a:xfrm>
                                    <a:off x="2753833" y="2445489"/>
                                    <a:ext cx="1669312" cy="457200"/>
                                  </a:xfrm>
                                  <a:prstGeom prst="rect">
                                    <a:avLst/>
                                  </a:prstGeom>
                                  <a:solidFill>
                                    <a:schemeClr val="lt1"/>
                                  </a:solidFill>
                                  <a:ln w="25400" cap="flat" cmpd="sng">
                                    <a:solidFill>
                                      <a:schemeClr val="accent6"/>
                                    </a:solidFill>
                                    <a:prstDash val="solid"/>
                                    <a:round/>
                                    <a:headEnd type="none" w="sm" len="sm"/>
                                    <a:tailEnd type="none" w="sm" len="sm"/>
                                  </a:ln>
                                </wps:spPr>
                                <wps:txbx>
                                  <w:txbxContent>
                                    <w:p w14:paraId="7227893A" w14:textId="77777777" w:rsidR="00D33B62" w:rsidRDefault="00D33B62">
                                      <w:pPr>
                                        <w:spacing w:after="120" w:line="240" w:lineRule="auto"/>
                                        <w:jc w:val="center"/>
                                        <w:textDirection w:val="btLr"/>
                                      </w:pPr>
                                      <w:r>
                                        <w:rPr>
                                          <w:color w:val="000000"/>
                                        </w:rPr>
                                        <w:t xml:space="preserve">Matemáticas en el mecanizado </w:t>
                                      </w:r>
                                    </w:p>
                                    <w:p w14:paraId="71C86AE1" w14:textId="77777777" w:rsidR="00D33B62" w:rsidRDefault="00D33B62">
                                      <w:pPr>
                                        <w:spacing w:line="275" w:lineRule="auto"/>
                                        <w:jc w:val="center"/>
                                        <w:textDirection w:val="btLr"/>
                                      </w:pPr>
                                    </w:p>
                                  </w:txbxContent>
                                </wps:txbx>
                                <wps:bodyPr spcFirstLastPara="1" wrap="square" lIns="91425" tIns="45700" rIns="91425" bIns="45700" anchor="t" anchorCtr="0">
                                  <a:noAutofit/>
                                </wps:bodyPr>
                              </wps:wsp>
                              <wps:wsp>
                                <wps:cNvPr id="24" name="Rectángulo 24"/>
                                <wps:cNvSpPr/>
                                <wps:spPr>
                                  <a:xfrm>
                                    <a:off x="1807535" y="2902689"/>
                                    <a:ext cx="754380" cy="318770"/>
                                  </a:xfrm>
                                  <a:prstGeom prst="rect">
                                    <a:avLst/>
                                  </a:prstGeom>
                                  <a:solidFill>
                                    <a:schemeClr val="lt1"/>
                                  </a:solidFill>
                                  <a:ln w="25400" cap="flat" cmpd="sng">
                                    <a:solidFill>
                                      <a:schemeClr val="accent4"/>
                                    </a:solidFill>
                                    <a:prstDash val="solid"/>
                                    <a:round/>
                                    <a:headEnd type="none" w="sm" len="sm"/>
                                    <a:tailEnd type="none" w="sm" len="sm"/>
                                  </a:ln>
                                </wps:spPr>
                                <wps:txbx>
                                  <w:txbxContent>
                                    <w:p w14:paraId="6829E5E8" w14:textId="77777777" w:rsidR="00D33B62" w:rsidRDefault="00D33B62">
                                      <w:pPr>
                                        <w:spacing w:after="120" w:line="240" w:lineRule="auto"/>
                                        <w:jc w:val="center"/>
                                        <w:textDirection w:val="btLr"/>
                                      </w:pPr>
                                      <w:r>
                                        <w:rPr>
                                          <w:color w:val="000000"/>
                                        </w:rPr>
                                        <w:t>Normas</w:t>
                                      </w:r>
                                    </w:p>
                                  </w:txbxContent>
                                </wps:txbx>
                                <wps:bodyPr spcFirstLastPara="1" wrap="square" lIns="91425" tIns="45700" rIns="91425" bIns="45700" anchor="t" anchorCtr="0">
                                  <a:noAutofit/>
                                </wps:bodyPr>
                              </wps:wsp>
                            </wpg:grpSp>
                          </wpg:wgp>
                        </a:graphicData>
                      </a:graphic>
                    </wp:inline>
                  </w:drawing>
                </mc:Choice>
                <mc:Fallback>
                  <w:pict>
                    <v:group w14:anchorId="0CBF6D93" id="Grupo 7233" o:spid="_x0000_s1027" style="width:629.25pt;height:253.65pt;mso-position-horizontal-relative:char;mso-position-vertical-relative:line" coordorigin="13501,21692" coordsize="79916,3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">
                      <v:group id="Grupo 1" o:spid="_x0000_s1028" style="position:absolute;left:13501;top:21692;width:79917;height:32215" coordsize="79916,3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79916;height:3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23B2FC7" w14:textId="77777777" w:rsidR="00D33B62" w:rsidRDefault="00D33B62">
                                <w:pPr>
                                  <w:spacing w:line="240" w:lineRule="auto"/>
                                  <w:textDirection w:val="btLr"/>
                                </w:pPr>
                              </w:p>
                            </w:txbxContent>
                          </v:textbox>
                        </v:rect>
                        <v:shapetype id="_x0000_t32" coordsize="21600,21600" o:spt="32" o:oned="t" path="m,l21600,21600e" filled="f">
                          <v:path arrowok="t" fillok="f" o:connecttype="none"/>
                          <o:lock v:ext="edit" shapetype="t"/>
                        </v:shapetype>
                        <v:shape id="Conector recto de flecha 3" o:spid="_x0000_s1030" type="#_x0000_t32" style="position:absolute;left:35938;top:9888;width:106;height:166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" strokecolor="#f79646 [3209]" strokeweight="2pt">
                          <v:stroke startarrowwidth="narrow" startarrowlength="short" endarrowwidth="narrow" endarrowlength="short"/>
                        </v:shape>
                        <v:shape id="Conector recto de flecha 4" o:spid="_x0000_s1031" type="#_x0000_t32" style="position:absolute;left:58372;top:9888;width:107;height:166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" strokecolor="#c0504d [3205]" strokeweight="3pt">
                          <v:stroke startarrowwidth="narrow" startarrowlength="short" endarrowwidth="narrow" endarrowlength="short"/>
                        </v:shape>
                        <v:shape id="Conector recto de flecha 5" o:spid="_x0000_s1032" type="#_x0000_t32" style="position:absolute;left:7974;top:9888;width:106;height:166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" strokecolor="#4f81bd [3204]" strokeweight="2pt">
                          <v:stroke startarrowwidth="narrow" startarrowlength="short" endarrowwidth="narrow" endarrowlength="short"/>
                        </v:shape>
                        <v:rect id="Rectángulo 6" o:spid="_x0000_s1033" style="position:absolute;left:15417;width:35972;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" fillcolor="#4f81bd [3204]" strokecolor="#395e89" strokeweight="2pt">
                          <v:stroke startarrowwidth="narrow" startarrowlength="short" endarrowwidth="narrow" endarrowlength="short" joinstyle="round"/>
                          <v:textbox inset="2.53958mm,1.2694mm,2.53958mm,1.2694mm">
                            <w:txbxContent>
                              <w:p w14:paraId="0B132AC4" w14:textId="77777777" w:rsidR="00D33B62" w:rsidRDefault="00D33B62">
                                <w:pPr>
                                  <w:spacing w:line="275" w:lineRule="auto"/>
                                  <w:jc w:val="center"/>
                                  <w:textDirection w:val="btLr"/>
                                </w:pPr>
                                <w:r>
                                  <w:rPr>
                                    <w:color w:val="000000"/>
                                  </w:rPr>
                                  <w:t>Programación CNC en CAM</w:t>
                                </w:r>
                              </w:p>
                            </w:txbxContent>
                          </v:textbox>
                        </v:rect>
                        <v:rect id="Rectángulo 7" o:spid="_x0000_s1034" style="position:absolute;top:5316;width:166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33E6159F" w14:textId="77777777" w:rsidR="00D33B62" w:rsidRDefault="00D33B62">
                                <w:pPr>
                                  <w:spacing w:after="120" w:line="240" w:lineRule="auto"/>
                                  <w:jc w:val="center"/>
                                  <w:textDirection w:val="btLr"/>
                                </w:pPr>
                                <w:r>
                                  <w:rPr>
                                    <w:color w:val="000000"/>
                                  </w:rPr>
                                  <w:t>Fundamentos de CAM</w:t>
                                </w:r>
                              </w:p>
                            </w:txbxContent>
                          </v:textbox>
                        </v:rect>
                        <v:rect id="Rectángulo 8" o:spid="_x0000_s1035" style="position:absolute;left:27538;top:5316;width:16693;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" fillcolor="#ffbb82" strokecolor="#f5913f">
                          <v:fill color2="#ffebd9" angle="180" colors="0 #ffbb82;22938f #ffcfa8;1 #ffebd9" focus="100%" type="gradient">
                            <o:fill v:ext="view" type="gradientUnscaled"/>
                          </v:fill>
                          <v:stroke startarrowwidth="narrow" startarrowlength="short" endarrowwidth="narrow" endarrowlength="short" joinstyle="round"/>
                          <v:textbox inset="2.53958mm,1.2694mm,2.53958mm,1.2694mm">
                            <w:txbxContent>
                              <w:p w14:paraId="3511AECE" w14:textId="77777777" w:rsidR="00D33B62" w:rsidRDefault="00D33B62">
                                <w:pPr>
                                  <w:spacing w:after="120" w:line="240" w:lineRule="auto"/>
                                  <w:jc w:val="center"/>
                                  <w:textDirection w:val="btLr"/>
                                </w:pPr>
                                <w:r>
                                  <w:rPr>
                                    <w:color w:val="000000"/>
                                  </w:rPr>
                                  <w:t>Selección y configuración del mecanizado</w:t>
                                </w:r>
                              </w:p>
                              <w:p w14:paraId="026BE670" w14:textId="77777777" w:rsidR="00D33B62" w:rsidRDefault="00D33B62">
                                <w:pPr>
                                  <w:spacing w:line="275" w:lineRule="auto"/>
                                  <w:jc w:val="center"/>
                                  <w:textDirection w:val="btLr"/>
                                </w:pPr>
                              </w:p>
                            </w:txbxContent>
                          </v:textbox>
                        </v:rect>
                        <v:rect id="Rectángulo 9" o:spid="_x0000_s1036" style="position:absolute;left:51142;top:5316;width:166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" fillcolor="#ffa09d" strokecolor="#bd4b48">
                          <v:fill color2="#ffe2e2" angle="180" colors="0 #ffa09d;22938f #ffbcbc;1 #ffe2e2" focus="100%" type="gradient">
                            <o:fill v:ext="view" type="gradientUnscaled"/>
                          </v:fill>
                          <v:stroke startarrowwidth="narrow" startarrowlength="short" endarrowwidth="narrow" endarrowlength="short" joinstyle="round"/>
                          <v:textbox inset="2.53958mm,1.2694mm,2.53958mm,1.2694mm">
                            <w:txbxContent>
                              <w:p w14:paraId="1E8CADAD" w14:textId="77777777" w:rsidR="00D33B62" w:rsidRDefault="00D33B62">
                                <w:pPr>
                                  <w:spacing w:line="275" w:lineRule="auto"/>
                                  <w:jc w:val="center"/>
                                  <w:textDirection w:val="btLr"/>
                                </w:pPr>
                                <w:r>
                                  <w:rPr>
                                    <w:color w:val="000000"/>
                                  </w:rPr>
                                  <w:t>Programación y simulación mecanizado</w:t>
                                </w:r>
                              </w:p>
                            </w:txbxContent>
                          </v:textbox>
                        </v:rect>
                        <v:rect id="Rectángulo 10" o:spid="_x0000_s1037" style="position:absolute;left:18075;top:11483;width:7549;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" fillcolor="white [3201]" strokecolor="#8064a2 [3207]" strokeweight="2pt">
                          <v:stroke startarrowwidth="narrow" startarrowlength="short" endarrowwidth="narrow" endarrowlength="short" joinstyle="round"/>
                          <v:textbox inset="2.53958mm,1.2694mm,2.53958mm,1.2694mm">
                            <w:txbxContent>
                              <w:p w14:paraId="22CD4243" w14:textId="77777777" w:rsidR="00D33B62" w:rsidRDefault="00D33B62">
                                <w:pPr>
                                  <w:spacing w:after="120" w:line="240" w:lineRule="auto"/>
                                  <w:jc w:val="center"/>
                                  <w:textDirection w:val="btLr"/>
                                </w:pPr>
                                <w:r>
                                  <w:rPr>
                                    <w:color w:val="000000"/>
                                  </w:rPr>
                                  <w:t>CAM</w:t>
                                </w:r>
                              </w:p>
                            </w:txbxContent>
                          </v:textbox>
                        </v:rect>
                        <v:rect id="Rectángulo 11" o:spid="_x0000_s1038" style="position:absolute;top:12440;width:16693;height: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" fillcolor="white [3201]" strokecolor="#4bacc6 [3208]" strokeweight="2pt">
                          <v:stroke startarrowwidth="narrow" startarrowlength="short" endarrowwidth="narrow" endarrowlength="short" joinstyle="round"/>
                          <v:textbox inset="2.53958mm,1.2694mm,2.53958mm,1.2694mm">
                            <w:txbxContent>
                              <w:p w14:paraId="01C5B509" w14:textId="5490AB19" w:rsidR="00D33B62" w:rsidRDefault="00D33B62">
                                <w:pPr>
                                  <w:spacing w:after="120" w:line="240" w:lineRule="auto"/>
                                  <w:jc w:val="center"/>
                                  <w:textDirection w:val="btLr"/>
                                </w:pPr>
                                <w:r>
                                  <w:rPr>
                                    <w:color w:val="000000"/>
                                  </w:rPr>
                                  <w:t xml:space="preserve">Conceptos, definición y tipos de </w:t>
                                </w:r>
                                <w:r w:rsidR="00D41C43" w:rsidRPr="00D41C43">
                                  <w:rPr>
                                    <w:i/>
                                    <w:iCs/>
                                    <w:color w:val="000000"/>
                                  </w:rPr>
                                  <w:t>softwar</w:t>
                                </w:r>
                                <w:r>
                                  <w:rPr>
                                    <w:color w:val="000000"/>
                                  </w:rPr>
                                  <w:t>e</w:t>
                                </w:r>
                              </w:p>
                            </w:txbxContent>
                          </v:textbox>
                        </v:rect>
                        <v:rect id="Rectángulo 12" o:spid="_x0000_s1039" style="position:absolute;left:18075;top:15310;width:754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" fillcolor="white [3201]" strokecolor="#8064a2 [3207]" strokeweight="2pt">
                          <v:stroke startarrowwidth="narrow" startarrowlength="short" endarrowwidth="narrow" endarrowlength="short" joinstyle="round"/>
                          <v:textbox inset="2.53958mm,1.2694mm,2.53958mm,1.2694mm">
                            <w:txbxContent>
                              <w:p w14:paraId="52256508" w14:textId="77777777" w:rsidR="00D33B62" w:rsidRDefault="00D33B62">
                                <w:pPr>
                                  <w:spacing w:after="120" w:line="240" w:lineRule="auto"/>
                                  <w:jc w:val="center"/>
                                  <w:textDirection w:val="btLr"/>
                                </w:pPr>
                                <w:r>
                                  <w:rPr>
                                    <w:color w:val="000000"/>
                                  </w:rPr>
                                  <w:t>CAD</w:t>
                                </w:r>
                              </w:p>
                            </w:txbxContent>
                          </v:textbox>
                        </v:rect>
                        <v:rect id="Rectángulo 13" o:spid="_x0000_s1040" style="position:absolute;top:19989;width:16693;height:3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" fillcolor="white [3201]" strokecolor="#4bacc6 [3208]" strokeweight="2pt">
                          <v:stroke startarrowwidth="narrow" startarrowlength="short" endarrowwidth="narrow" endarrowlength="short" joinstyle="round"/>
                          <v:textbox inset="2.53958mm,1.2694mm,2.53958mm,1.2694mm">
                            <w:txbxContent>
                              <w:p w14:paraId="2202611D" w14:textId="77777777" w:rsidR="00D33B62" w:rsidRDefault="00D33B62">
                                <w:pPr>
                                  <w:spacing w:after="120" w:line="240" w:lineRule="auto"/>
                                  <w:jc w:val="center"/>
                                  <w:textDirection w:val="btLr"/>
                                </w:pPr>
                                <w:r>
                                  <w:rPr>
                                    <w:color w:val="000000"/>
                                  </w:rPr>
                                  <w:t>Archivos Digitales</w:t>
                                </w:r>
                              </w:p>
                            </w:txbxContent>
                          </v:textbox>
                        </v:rect>
                        <v:rect id="Rectángulo 14" o:spid="_x0000_s1041" style="position:absolute;top:26368;width:16693;height:3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" fillcolor="white [3201]" strokecolor="#4bacc6 [3208]" strokeweight="2pt">
                          <v:stroke startarrowwidth="narrow" startarrowlength="short" endarrowwidth="narrow" endarrowlength="short" joinstyle="round"/>
                          <v:textbox inset="2.53958mm,1.2694mm,2.53958mm,1.2694mm">
                            <w:txbxContent>
                              <w:p w14:paraId="62C34A5D" w14:textId="77777777" w:rsidR="00D33B62" w:rsidRDefault="00D33B62">
                                <w:pPr>
                                  <w:spacing w:after="120" w:line="240" w:lineRule="auto"/>
                                  <w:jc w:val="center"/>
                                  <w:textDirection w:val="btLr"/>
                                </w:pPr>
                                <w:r>
                                  <w:rPr>
                                    <w:color w:val="000000"/>
                                  </w:rPr>
                                  <w:t>CNC</w:t>
                                </w:r>
                              </w:p>
                            </w:txbxContent>
                          </v:textbox>
                        </v:rect>
                        <v:rect id="Rectángulo 15" o:spid="_x0000_s1042" style="position:absolute;left:27538;top:12546;width:166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" fillcolor="white [3201]" strokecolor="#f79646 [3209]" strokeweight="2pt">
                          <v:stroke startarrowwidth="narrow" startarrowlength="short" endarrowwidth="narrow" endarrowlength="short" joinstyle="round"/>
                          <v:textbox inset="2.53958mm,1.2694mm,2.53958mm,1.2694mm">
                            <w:txbxContent>
                              <w:p w14:paraId="2D80C029" w14:textId="77777777" w:rsidR="00D33B62" w:rsidRDefault="00D33B62">
                                <w:pPr>
                                  <w:spacing w:after="120" w:line="240" w:lineRule="auto"/>
                                  <w:jc w:val="center"/>
                                  <w:textDirection w:val="btLr"/>
                                </w:pPr>
                                <w:r>
                                  <w:rPr>
                                    <w:color w:val="000000"/>
                                  </w:rPr>
                                  <w:t>Selección de máquinas CNC</w:t>
                                </w:r>
                              </w:p>
                              <w:p w14:paraId="3F58A230" w14:textId="77777777" w:rsidR="00D33B62" w:rsidRDefault="00D33B62">
                                <w:pPr>
                                  <w:spacing w:line="275" w:lineRule="auto"/>
                                  <w:jc w:val="center"/>
                                  <w:textDirection w:val="btLr"/>
                                </w:pPr>
                              </w:p>
                            </w:txbxContent>
                          </v:textbox>
                        </v:rect>
                        <v:rect id="Rectángulo 16" o:spid="_x0000_s1043" style="position:absolute;left:27538;top:18500;width:166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" fillcolor="white [3201]" strokecolor="#f79646 [3209]" strokeweight="2pt">
                          <v:stroke startarrowwidth="narrow" startarrowlength="short" endarrowwidth="narrow" endarrowlength="short" joinstyle="round"/>
                          <v:textbox inset="2.53958mm,1.2694mm,2.53958mm,1.2694mm">
                            <w:txbxContent>
                              <w:p w14:paraId="044C7806" w14:textId="77777777" w:rsidR="00D33B62" w:rsidRDefault="00D33B62">
                                <w:pPr>
                                  <w:spacing w:after="120" w:line="240" w:lineRule="auto"/>
                                  <w:jc w:val="center"/>
                                  <w:textDirection w:val="btLr"/>
                                </w:pPr>
                                <w:r>
                                  <w:rPr>
                                    <w:color w:val="000000"/>
                                  </w:rPr>
                                  <w:t>Configuración parámetros mecanizado</w:t>
                                </w:r>
                              </w:p>
                              <w:p w14:paraId="04A522AC" w14:textId="77777777" w:rsidR="00D33B62" w:rsidRDefault="00D33B62">
                                <w:pPr>
                                  <w:spacing w:line="275" w:lineRule="auto"/>
                                  <w:jc w:val="center"/>
                                  <w:textDirection w:val="btLr"/>
                                </w:pPr>
                              </w:p>
                            </w:txbxContent>
                          </v:textbox>
                        </v:rect>
                        <v:rect id="Rectángulo 17" o:spid="_x0000_s1044" style="position:absolute;left:68686;top:11483;width:967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" fillcolor="white [3201]" strokecolor="#8064a2 [3207]" strokeweight="2pt">
                          <v:stroke startarrowwidth="narrow" startarrowlength="short" endarrowwidth="narrow" endarrowlength="short" joinstyle="round"/>
                          <v:textbox inset="2.53958mm,1.2694mm,2.53958mm,1.2694mm">
                            <w:txbxContent>
                              <w:p w14:paraId="360BCB54" w14:textId="77777777" w:rsidR="00D33B62" w:rsidRDefault="00D33B62">
                                <w:pPr>
                                  <w:spacing w:after="120" w:line="240" w:lineRule="auto"/>
                                  <w:jc w:val="center"/>
                                  <w:textDirection w:val="btLr"/>
                                </w:pPr>
                                <w:r>
                                  <w:rPr>
                                    <w:color w:val="000000"/>
                                  </w:rPr>
                                  <w:t>Códigos</w:t>
                                </w:r>
                              </w:p>
                            </w:txbxContent>
                          </v:textbox>
                        </v:rect>
                        <v:rect id="Rectángulo 18" o:spid="_x0000_s1045" style="position:absolute;left:49866;top:14141;width:16693;height: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" fillcolor="white [3201]" strokecolor="#c0504d [3205]" strokeweight="2pt">
                          <v:stroke startarrowwidth="narrow" startarrowlength="short" endarrowwidth="narrow" endarrowlength="short" joinstyle="round"/>
                          <v:textbox inset="2.53958mm,1.2694mm,2.53958mm,1.2694mm">
                            <w:txbxContent>
                              <w:p w14:paraId="5C5F42E9" w14:textId="77777777" w:rsidR="00D33B62" w:rsidRDefault="00D33B62">
                                <w:pPr>
                                  <w:spacing w:after="120" w:line="240" w:lineRule="auto"/>
                                  <w:jc w:val="center"/>
                                  <w:textDirection w:val="btLr"/>
                                </w:pPr>
                                <w:r>
                                  <w:rPr>
                                    <w:color w:val="000000"/>
                                  </w:rPr>
                                  <w:t>Proceso CNC</w:t>
                                </w:r>
                              </w:p>
                            </w:txbxContent>
                          </v:textbox>
                        </v:rect>
                        <v:rect id="Rectángulo 19" o:spid="_x0000_s1046" style="position:absolute;left:68683;top:15310;width:11127;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" fillcolor="white [3201]" strokecolor="#8064a2 [3207]" strokeweight="2pt">
                          <v:stroke startarrowwidth="narrow" startarrowlength="short" endarrowwidth="narrow" endarrowlength="short" joinstyle="round"/>
                          <v:textbox inset="2.53958mm,1.2694mm,2.53958mm,1.2694mm">
                            <w:txbxContent>
                              <w:p w14:paraId="535C3508" w14:textId="77777777" w:rsidR="00D33B62" w:rsidRDefault="00D33B62">
                                <w:pPr>
                                  <w:spacing w:after="120" w:line="240" w:lineRule="auto"/>
                                  <w:jc w:val="center"/>
                                  <w:textDirection w:val="btLr"/>
                                </w:pPr>
                                <w:r>
                                  <w:rPr>
                                    <w:color w:val="000000"/>
                                  </w:rPr>
                                  <w:t>Herramientas</w:t>
                                </w:r>
                              </w:p>
                            </w:txbxContent>
                          </v:textbox>
                        </v:rect>
                        <v:rect id="Rectángulo 20" o:spid="_x0000_s1047" style="position:absolute;left:68576;top:19244;width:11340;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" fillcolor="white [3201]" strokecolor="#8064a2 [3207]" strokeweight="2pt">
                          <v:stroke startarrowwidth="narrow" startarrowlength="short" endarrowwidth="narrow" endarrowlength="short" joinstyle="round"/>
                          <v:textbox inset="2.53958mm,1.2694mm,2.53958mm,1.2694mm">
                            <w:txbxContent>
                              <w:p w14:paraId="767A3DC5" w14:textId="77777777" w:rsidR="00D33B62" w:rsidRDefault="00D33B62">
                                <w:pPr>
                                  <w:spacing w:after="120" w:line="240" w:lineRule="auto"/>
                                  <w:jc w:val="center"/>
                                  <w:textDirection w:val="btLr"/>
                                </w:pPr>
                                <w:r>
                                  <w:rPr>
                                    <w:color w:val="000000"/>
                                  </w:rPr>
                                  <w:t>Operaciones</w:t>
                                </w:r>
                              </w:p>
                            </w:txbxContent>
                          </v:textbox>
                        </v:rect>
                        <v:rect id="Rectángulo 21" o:spid="_x0000_s1048" style="position:absolute;left:49866;top:24242;width:16693;height: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" fillcolor="white [3201]" strokecolor="#c0504d [3205]" strokeweight="2pt">
                          <v:stroke startarrowwidth="narrow" startarrowlength="short" endarrowwidth="narrow" endarrowlength="short" joinstyle="round"/>
                          <v:textbox inset="2.53958mm,1.2694mm,2.53958mm,1.2694mm">
                            <w:txbxContent>
                              <w:p w14:paraId="33AB1030" w14:textId="77777777" w:rsidR="00D33B62" w:rsidRDefault="00D33B62">
                                <w:pPr>
                                  <w:spacing w:after="120" w:line="240" w:lineRule="auto"/>
                                  <w:jc w:val="center"/>
                                  <w:textDirection w:val="btLr"/>
                                </w:pPr>
                                <w:r>
                                  <w:rPr>
                                    <w:color w:val="000000"/>
                                  </w:rPr>
                                  <w:t>Simulación del mecanizado CNC</w:t>
                                </w:r>
                              </w:p>
                            </w:txbxContent>
                          </v:textbox>
                        </v:rect>
                        <v:rect id="Rectángulo 22" o:spid="_x0000_s1049" style="position:absolute;left:18075;top:25199;width:7549;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" fillcolor="white [3201]" strokecolor="#8064a2 [3207]" strokeweight="2pt">
                          <v:stroke startarrowwidth="narrow" startarrowlength="short" endarrowwidth="narrow" endarrowlength="short" joinstyle="round"/>
                          <v:textbox inset="2.53958mm,1.2694mm,2.53958mm,1.2694mm">
                            <w:txbxContent>
                              <w:p w14:paraId="523D0DC3" w14:textId="77777777" w:rsidR="00D33B62" w:rsidRDefault="00D33B62">
                                <w:pPr>
                                  <w:spacing w:after="120" w:line="240" w:lineRule="auto"/>
                                  <w:jc w:val="center"/>
                                  <w:textDirection w:val="btLr"/>
                                </w:pPr>
                                <w:r>
                                  <w:rPr>
                                    <w:color w:val="000000"/>
                                  </w:rPr>
                                  <w:t>Maquinas</w:t>
                                </w:r>
                              </w:p>
                            </w:txbxContent>
                          </v:textbox>
                        </v:rect>
                        <v:rect id="Rectángulo 23" o:spid="_x0000_s1050" style="position:absolute;left:27538;top:24454;width:166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" fillcolor="white [3201]" strokecolor="#f79646 [3209]" strokeweight="2pt">
                          <v:stroke startarrowwidth="narrow" startarrowlength="short" endarrowwidth="narrow" endarrowlength="short" joinstyle="round"/>
                          <v:textbox inset="2.53958mm,1.2694mm,2.53958mm,1.2694mm">
                            <w:txbxContent>
                              <w:p w14:paraId="7227893A" w14:textId="77777777" w:rsidR="00D33B62" w:rsidRDefault="00D33B62">
                                <w:pPr>
                                  <w:spacing w:after="120" w:line="240" w:lineRule="auto"/>
                                  <w:jc w:val="center"/>
                                  <w:textDirection w:val="btLr"/>
                                </w:pPr>
                                <w:r>
                                  <w:rPr>
                                    <w:color w:val="000000"/>
                                  </w:rPr>
                                  <w:t xml:space="preserve">Matemáticas en el mecanizado </w:t>
                                </w:r>
                              </w:p>
                              <w:p w14:paraId="71C86AE1" w14:textId="77777777" w:rsidR="00D33B62" w:rsidRDefault="00D33B62">
                                <w:pPr>
                                  <w:spacing w:line="275" w:lineRule="auto"/>
                                  <w:jc w:val="center"/>
                                  <w:textDirection w:val="btLr"/>
                                </w:pPr>
                              </w:p>
                            </w:txbxContent>
                          </v:textbox>
                        </v:rect>
                        <v:rect id="Rectángulo 24" o:spid="_x0000_s1051" style="position:absolute;left:18075;top:29026;width:7544;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" fillcolor="white [3201]" strokecolor="#8064a2 [3207]" strokeweight="2pt">
                          <v:stroke startarrowwidth="narrow" startarrowlength="short" endarrowwidth="narrow" endarrowlength="short" joinstyle="round"/>
                          <v:textbox inset="2.53958mm,1.2694mm,2.53958mm,1.2694mm">
                            <w:txbxContent>
                              <w:p w14:paraId="6829E5E8" w14:textId="77777777" w:rsidR="00D33B62" w:rsidRDefault="00D33B62">
                                <w:pPr>
                                  <w:spacing w:after="120" w:line="240" w:lineRule="auto"/>
                                  <w:jc w:val="center"/>
                                  <w:textDirection w:val="btLr"/>
                                </w:pPr>
                                <w:r>
                                  <w:rPr>
                                    <w:color w:val="000000"/>
                                  </w:rPr>
                                  <w:t>Normas</w:t>
                                </w:r>
                              </w:p>
                            </w:txbxContent>
                          </v:textbox>
                        </v:rect>
                      </v:group>
                      <w10:anchorlock/>
                    </v:group>
                  </w:pict>
                </mc:Fallback>
              </mc:AlternateContent>
            </w:r>
          </w:p>
          <w:p w14:paraId="000002DD" w14:textId="77777777" w:rsidR="000945CE" w:rsidRDefault="000945CE">
            <w:pPr>
              <w:jc w:val="center"/>
            </w:pPr>
          </w:p>
        </w:tc>
      </w:tr>
    </w:tbl>
    <w:p w14:paraId="000002DF" w14:textId="77777777" w:rsidR="000945CE" w:rsidRDefault="000945CE"/>
    <w:p w14:paraId="000002E0" w14:textId="77777777" w:rsidR="000945CE" w:rsidRDefault="000945CE"/>
    <w:p w14:paraId="000002E1" w14:textId="77777777" w:rsidR="000945CE" w:rsidRDefault="000945CE"/>
    <w:p w14:paraId="000002E2" w14:textId="75B0E221" w:rsidR="000945CE" w:rsidRDefault="002B75A2">
      <w:pPr>
        <w:spacing w:after="120" w:line="240" w:lineRule="auto"/>
        <w:rPr>
          <w:b/>
        </w:rPr>
      </w:pPr>
      <w:r>
        <w:rPr>
          <w:b/>
        </w:rPr>
        <w:t>Actividad didáctica</w:t>
      </w:r>
    </w:p>
    <w:p w14:paraId="000002E3" w14:textId="77777777" w:rsidR="000945CE" w:rsidRDefault="000945CE">
      <w:pPr>
        <w:rPr>
          <w:b/>
        </w:rPr>
      </w:pPr>
    </w:p>
    <w:tbl>
      <w:tblPr>
        <w:tblStyle w:val="affff6"/>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7"/>
        <w:gridCol w:w="6600"/>
        <w:gridCol w:w="4954"/>
      </w:tblGrid>
      <w:tr w:rsidR="000945CE" w14:paraId="2196499B" w14:textId="77777777">
        <w:trPr>
          <w:trHeight w:val="460"/>
        </w:trPr>
        <w:tc>
          <w:tcPr>
            <w:tcW w:w="1857" w:type="dxa"/>
            <w:shd w:val="clear" w:color="auto" w:fill="C9DAF8"/>
            <w:tcMar>
              <w:top w:w="100" w:type="dxa"/>
              <w:left w:w="100" w:type="dxa"/>
              <w:bottom w:w="100" w:type="dxa"/>
              <w:right w:w="100" w:type="dxa"/>
            </w:tcMar>
          </w:tcPr>
          <w:p w14:paraId="000002E4" w14:textId="77777777" w:rsidR="000945CE" w:rsidRDefault="007E2490">
            <w:pPr>
              <w:widowControl w:val="0"/>
              <w:spacing w:line="240" w:lineRule="auto"/>
              <w:jc w:val="center"/>
              <w:rPr>
                <w:b/>
              </w:rPr>
            </w:pPr>
            <w:r>
              <w:rPr>
                <w:b/>
              </w:rPr>
              <w:lastRenderedPageBreak/>
              <w:t>Tipo de recurso</w:t>
            </w:r>
          </w:p>
        </w:tc>
        <w:tc>
          <w:tcPr>
            <w:tcW w:w="11555" w:type="dxa"/>
            <w:gridSpan w:val="2"/>
            <w:shd w:val="clear" w:color="auto" w:fill="C9DAF8"/>
            <w:tcMar>
              <w:top w:w="100" w:type="dxa"/>
              <w:left w:w="100" w:type="dxa"/>
              <w:bottom w:w="100" w:type="dxa"/>
              <w:right w:w="100" w:type="dxa"/>
            </w:tcMar>
          </w:tcPr>
          <w:p w14:paraId="000002E5" w14:textId="77777777" w:rsidR="000945CE" w:rsidRDefault="007E2490">
            <w:pPr>
              <w:pStyle w:val="Ttulo"/>
              <w:widowControl w:val="0"/>
              <w:spacing w:line="240" w:lineRule="auto"/>
              <w:jc w:val="center"/>
              <w:rPr>
                <w:sz w:val="22"/>
                <w:szCs w:val="22"/>
              </w:rPr>
            </w:pPr>
            <w:r>
              <w:rPr>
                <w:sz w:val="22"/>
                <w:szCs w:val="22"/>
              </w:rPr>
              <w:t>Actividad didáctica. Verdadero y falso</w:t>
            </w:r>
          </w:p>
        </w:tc>
      </w:tr>
      <w:tr w:rsidR="000945CE" w14:paraId="1D9277E2" w14:textId="77777777">
        <w:trPr>
          <w:trHeight w:val="420"/>
        </w:trPr>
        <w:tc>
          <w:tcPr>
            <w:tcW w:w="8458" w:type="dxa"/>
            <w:gridSpan w:val="2"/>
            <w:shd w:val="clear" w:color="auto" w:fill="auto"/>
            <w:tcMar>
              <w:top w:w="100" w:type="dxa"/>
              <w:left w:w="100" w:type="dxa"/>
              <w:bottom w:w="100" w:type="dxa"/>
              <w:right w:w="100" w:type="dxa"/>
            </w:tcMar>
          </w:tcPr>
          <w:p w14:paraId="000002E7" w14:textId="77777777" w:rsidR="000945CE" w:rsidRDefault="000945CE">
            <w:pPr>
              <w:widowControl w:val="0"/>
              <w:spacing w:line="240" w:lineRule="auto"/>
              <w:rPr>
                <w:b/>
              </w:rPr>
            </w:pPr>
          </w:p>
          <w:p w14:paraId="000002E8" w14:textId="1DDFFF75" w:rsidR="000945CE" w:rsidRDefault="007E2490">
            <w:pPr>
              <w:widowControl w:val="0"/>
              <w:spacing w:line="240" w:lineRule="auto"/>
            </w:pPr>
            <w:r>
              <w:t xml:space="preserve">En la siguiente actividad encontrará algunos conceptos con los cuales podrá validar los conocimientos adquiridos hasta el momento. Lea atentamente y conteste si es verdadero o </w:t>
            </w:r>
            <w:proofErr w:type="gramStart"/>
            <w:r>
              <w:t>falso  cada</w:t>
            </w:r>
            <w:proofErr w:type="gramEnd"/>
            <w:r>
              <w:t xml:space="preserve"> uno de los planteamientos.</w:t>
            </w:r>
          </w:p>
        </w:tc>
        <w:tc>
          <w:tcPr>
            <w:tcW w:w="4954" w:type="dxa"/>
            <w:shd w:val="clear" w:color="auto" w:fill="auto"/>
            <w:tcMar>
              <w:top w:w="100" w:type="dxa"/>
              <w:left w:w="100" w:type="dxa"/>
              <w:bottom w:w="100" w:type="dxa"/>
              <w:right w:w="100" w:type="dxa"/>
            </w:tcMar>
          </w:tcPr>
          <w:p w14:paraId="000002EA" w14:textId="77777777" w:rsidR="000945CE" w:rsidRDefault="007E2490">
            <w:pPr>
              <w:widowControl w:val="0"/>
              <w:spacing w:line="240" w:lineRule="auto"/>
            </w:pPr>
            <w:r>
              <w:rPr>
                <w:noProof/>
                <w:lang w:val="es-CO" w:eastAsia="es-CO"/>
              </w:rPr>
              <w:drawing>
                <wp:inline distT="0" distB="0" distL="0" distR="0" wp14:anchorId="45B80139" wp14:editId="3F13BFC0">
                  <wp:extent cx="2853041" cy="1904036"/>
                  <wp:effectExtent l="0" t="0" r="0" b="0"/>
                  <wp:docPr id="7257" name="image30.jpg" descr="Solución para resolver problemas, hacer preguntas y respuestas, descubrir ideas, resolver el concepto de dificultad empresarial, un empresario reflexivo que piensa en una solución para resolver problemas con bombillas y signos de interrogación."/>
                  <wp:cNvGraphicFramePr/>
                  <a:graphic xmlns:a="http://schemas.openxmlformats.org/drawingml/2006/main">
                    <a:graphicData uri="http://schemas.openxmlformats.org/drawingml/2006/picture">
                      <pic:pic xmlns:pic="http://schemas.openxmlformats.org/drawingml/2006/picture">
                        <pic:nvPicPr>
                          <pic:cNvPr id="0" name="image30.jpg" descr="Solución para resolver problemas, hacer preguntas y respuestas, descubrir ideas, resolver el concepto de dificultad empresarial, un empresario reflexivo que piensa en una solución para resolver problemas con bombillas y signos de interrogación."/>
                          <pic:cNvPicPr preferRelativeResize="0"/>
                        </pic:nvPicPr>
                        <pic:blipFill>
                          <a:blip r:embed="rId82"/>
                          <a:srcRect/>
                          <a:stretch>
                            <a:fillRect/>
                          </a:stretch>
                        </pic:blipFill>
                        <pic:spPr>
                          <a:xfrm>
                            <a:off x="0" y="0"/>
                            <a:ext cx="2853041" cy="1904036"/>
                          </a:xfrm>
                          <a:prstGeom prst="rect">
                            <a:avLst/>
                          </a:prstGeom>
                          <a:ln/>
                        </pic:spPr>
                      </pic:pic>
                    </a:graphicData>
                  </a:graphic>
                </wp:inline>
              </w:drawing>
            </w:r>
          </w:p>
          <w:p w14:paraId="000002EB" w14:textId="77777777" w:rsidR="000945CE" w:rsidRDefault="007E2490">
            <w:pPr>
              <w:widowControl w:val="0"/>
              <w:spacing w:line="240" w:lineRule="auto"/>
            </w:pPr>
            <w:r>
              <w:rPr>
                <w:b/>
              </w:rPr>
              <w:t xml:space="preserve">Imagen 1: </w:t>
            </w:r>
            <w:r>
              <w:t>835201_ i33</w:t>
            </w:r>
          </w:p>
        </w:tc>
      </w:tr>
      <w:tr w:rsidR="000945CE" w14:paraId="170DD1E6" w14:textId="77777777">
        <w:trPr>
          <w:trHeight w:val="420"/>
        </w:trPr>
        <w:tc>
          <w:tcPr>
            <w:tcW w:w="8458" w:type="dxa"/>
            <w:gridSpan w:val="2"/>
            <w:shd w:val="clear" w:color="auto" w:fill="auto"/>
            <w:tcMar>
              <w:top w:w="100" w:type="dxa"/>
              <w:left w:w="100" w:type="dxa"/>
              <w:bottom w:w="100" w:type="dxa"/>
              <w:right w:w="100" w:type="dxa"/>
            </w:tcMar>
          </w:tcPr>
          <w:p w14:paraId="000002EC" w14:textId="3557DB89" w:rsidR="000945CE" w:rsidRDefault="007E2490">
            <w:pPr>
              <w:spacing w:after="160" w:line="259" w:lineRule="auto"/>
            </w:pPr>
            <w:r>
              <w:t>Con la ayuda de CAM, se proyectan, se definen y se controlan las máquinas, las herramientas CNC y sus trayectorias o recorridos necesarias para obtener la pieza o producto que ha sido modelada en CAD.</w:t>
            </w:r>
          </w:p>
          <w:p w14:paraId="000002ED" w14:textId="77777777" w:rsidR="000945CE" w:rsidRDefault="000945CE">
            <w:pPr>
              <w:widowControl w:val="0"/>
              <w:spacing w:line="240" w:lineRule="auto"/>
              <w:rPr>
                <w:b/>
                <w:color w:val="999999"/>
              </w:rPr>
            </w:pPr>
          </w:p>
        </w:tc>
        <w:tc>
          <w:tcPr>
            <w:tcW w:w="4954" w:type="dxa"/>
            <w:shd w:val="clear" w:color="auto" w:fill="auto"/>
            <w:tcMar>
              <w:top w:w="100" w:type="dxa"/>
              <w:left w:w="100" w:type="dxa"/>
              <w:bottom w:w="100" w:type="dxa"/>
              <w:right w:w="100" w:type="dxa"/>
            </w:tcMar>
          </w:tcPr>
          <w:p w14:paraId="000002EF" w14:textId="77777777" w:rsidR="000945CE" w:rsidRDefault="007E2490">
            <w:pPr>
              <w:widowControl w:val="0"/>
              <w:spacing w:line="240" w:lineRule="auto"/>
            </w:pPr>
            <w:r>
              <w:rPr>
                <w:noProof/>
                <w:lang w:val="es-CO" w:eastAsia="es-CO"/>
              </w:rPr>
              <w:drawing>
                <wp:inline distT="0" distB="0" distL="0" distR="0" wp14:anchorId="73AFECA2" wp14:editId="3F15F26C">
                  <wp:extent cx="2873790" cy="1915860"/>
                  <wp:effectExtent l="0" t="0" r="0" b="0"/>
                  <wp:docPr id="7258" name="image29.jpg" descr="Centro de mecanizado CNC con el fondo de datos del código G. La fresadora CNC que corta las piezas del molde."/>
                  <wp:cNvGraphicFramePr/>
                  <a:graphic xmlns:a="http://schemas.openxmlformats.org/drawingml/2006/main">
                    <a:graphicData uri="http://schemas.openxmlformats.org/drawingml/2006/picture">
                      <pic:pic xmlns:pic="http://schemas.openxmlformats.org/drawingml/2006/picture">
                        <pic:nvPicPr>
                          <pic:cNvPr id="0" name="image29.jpg" descr="Centro de mecanizado CNC con el fondo de datos del código G. La fresadora CNC que corta las piezas del molde."/>
                          <pic:cNvPicPr preferRelativeResize="0"/>
                        </pic:nvPicPr>
                        <pic:blipFill>
                          <a:blip r:embed="rId83"/>
                          <a:srcRect/>
                          <a:stretch>
                            <a:fillRect/>
                          </a:stretch>
                        </pic:blipFill>
                        <pic:spPr>
                          <a:xfrm>
                            <a:off x="0" y="0"/>
                            <a:ext cx="2873790" cy="1915860"/>
                          </a:xfrm>
                          <a:prstGeom prst="rect">
                            <a:avLst/>
                          </a:prstGeom>
                          <a:ln/>
                        </pic:spPr>
                      </pic:pic>
                    </a:graphicData>
                  </a:graphic>
                </wp:inline>
              </w:drawing>
            </w:r>
          </w:p>
          <w:p w14:paraId="000002F0" w14:textId="77777777" w:rsidR="000945CE" w:rsidRDefault="007E2490">
            <w:pPr>
              <w:widowControl w:val="0"/>
              <w:spacing w:line="240" w:lineRule="auto"/>
            </w:pPr>
            <w:r>
              <w:rPr>
                <w:b/>
              </w:rPr>
              <w:t>imagen 2:</w:t>
            </w:r>
            <w:r>
              <w:rPr>
                <w:color w:val="666666"/>
              </w:rPr>
              <w:t xml:space="preserve"> </w:t>
            </w:r>
            <w:r>
              <w:t>835201_ i34</w:t>
            </w:r>
          </w:p>
        </w:tc>
      </w:tr>
      <w:tr w:rsidR="000945CE" w14:paraId="083A3242" w14:textId="77777777">
        <w:trPr>
          <w:trHeight w:val="420"/>
        </w:trPr>
        <w:tc>
          <w:tcPr>
            <w:tcW w:w="8458" w:type="dxa"/>
            <w:gridSpan w:val="2"/>
            <w:shd w:val="clear" w:color="auto" w:fill="auto"/>
            <w:tcMar>
              <w:top w:w="100" w:type="dxa"/>
              <w:left w:w="100" w:type="dxa"/>
              <w:bottom w:w="100" w:type="dxa"/>
              <w:right w:w="100" w:type="dxa"/>
            </w:tcMar>
          </w:tcPr>
          <w:p w14:paraId="000002F1" w14:textId="77777777" w:rsidR="000945CE" w:rsidRDefault="007E2490">
            <w:pPr>
              <w:widowControl w:val="0"/>
              <w:spacing w:line="240" w:lineRule="auto"/>
              <w:rPr>
                <w:b/>
                <w:color w:val="999999"/>
              </w:rPr>
            </w:pPr>
            <w:r>
              <w:rPr>
                <w:b/>
                <w:color w:val="999999"/>
              </w:rPr>
              <w:lastRenderedPageBreak/>
              <w:t xml:space="preserve">Verdadero </w:t>
            </w:r>
            <w:r>
              <w:rPr>
                <w:color w:val="999999"/>
              </w:rPr>
              <w:t>(correcto)</w:t>
            </w:r>
          </w:p>
          <w:p w14:paraId="000002F2" w14:textId="7C43452C" w:rsidR="000945CE" w:rsidRDefault="007E2490">
            <w:pPr>
              <w:spacing w:after="160" w:line="259" w:lineRule="auto"/>
            </w:pPr>
            <w:r>
              <w:t xml:space="preserve">¡Correcto! </w:t>
            </w:r>
            <w:r w:rsidR="002B75A2">
              <w:t>Efectivamente</w:t>
            </w:r>
            <w:r>
              <w:t xml:space="preserve"> con la ayuda de CAM, se proyectan, se definen y se controlan las máquinas, las herramientas CNC y sus trayectorias o recorridos necesarias para obtener la pieza o producto que ha sido modelada en CAD.</w:t>
            </w:r>
          </w:p>
          <w:p w14:paraId="000002F3" w14:textId="77777777" w:rsidR="000945CE" w:rsidRDefault="000945CE">
            <w:pPr>
              <w:widowControl w:val="0"/>
              <w:spacing w:line="240" w:lineRule="auto"/>
              <w:rPr>
                <w:b/>
                <w:color w:val="999999"/>
              </w:rPr>
            </w:pPr>
          </w:p>
        </w:tc>
        <w:tc>
          <w:tcPr>
            <w:tcW w:w="4954" w:type="dxa"/>
            <w:shd w:val="clear" w:color="auto" w:fill="auto"/>
            <w:tcMar>
              <w:top w:w="100" w:type="dxa"/>
              <w:left w:w="100" w:type="dxa"/>
              <w:bottom w:w="100" w:type="dxa"/>
              <w:right w:w="100" w:type="dxa"/>
            </w:tcMar>
          </w:tcPr>
          <w:p w14:paraId="000002F5" w14:textId="77777777" w:rsidR="000945CE" w:rsidRDefault="007E2490">
            <w:pPr>
              <w:widowControl w:val="0"/>
              <w:spacing w:line="240" w:lineRule="auto"/>
              <w:rPr>
                <w:color w:val="999999"/>
              </w:rPr>
            </w:pPr>
            <w:r>
              <w:rPr>
                <w:color w:val="999999"/>
              </w:rPr>
              <w:t xml:space="preserve">Falso </w:t>
            </w:r>
          </w:p>
          <w:p w14:paraId="000002F6" w14:textId="3BC1A3A4" w:rsidR="000945CE" w:rsidRDefault="007E2490">
            <w:pPr>
              <w:pBdr>
                <w:top w:val="nil"/>
                <w:left w:val="nil"/>
                <w:bottom w:val="nil"/>
                <w:right w:val="nil"/>
                <w:between w:val="nil"/>
              </w:pBdr>
              <w:rPr>
                <w:color w:val="000000"/>
              </w:rPr>
            </w:pPr>
            <w:r>
              <w:rPr>
                <w:color w:val="000000"/>
              </w:rPr>
              <w:t>¡Incorrecto! Recuerd</w:t>
            </w:r>
            <w:r w:rsidR="002B75A2">
              <w:rPr>
                <w:color w:val="000000"/>
              </w:rPr>
              <w:t>e</w:t>
            </w:r>
            <w:r>
              <w:rPr>
                <w:color w:val="000000"/>
              </w:rPr>
              <w:t xml:space="preserve"> que, con la ayuda de CAM, se proyectan, se definen y se controlan las máquinas, las herramientas CNC, y sus trayectorias o recorridos necesarias para obtener la pieza o producto que ha sido modelada en CAD.</w:t>
            </w:r>
          </w:p>
          <w:p w14:paraId="000002F7" w14:textId="77777777" w:rsidR="000945CE" w:rsidRDefault="000945CE">
            <w:pPr>
              <w:widowControl w:val="0"/>
              <w:spacing w:line="240" w:lineRule="auto"/>
              <w:rPr>
                <w:color w:val="999999"/>
              </w:rPr>
            </w:pPr>
          </w:p>
        </w:tc>
      </w:tr>
      <w:tr w:rsidR="000945CE" w14:paraId="3BA6CF51" w14:textId="77777777">
        <w:trPr>
          <w:trHeight w:val="420"/>
        </w:trPr>
        <w:tc>
          <w:tcPr>
            <w:tcW w:w="8458" w:type="dxa"/>
            <w:gridSpan w:val="2"/>
            <w:shd w:val="clear" w:color="auto" w:fill="auto"/>
            <w:tcMar>
              <w:top w:w="100" w:type="dxa"/>
              <w:left w:w="100" w:type="dxa"/>
              <w:bottom w:w="100" w:type="dxa"/>
              <w:right w:w="100" w:type="dxa"/>
            </w:tcMar>
          </w:tcPr>
          <w:p w14:paraId="000002F8" w14:textId="52F81F45" w:rsidR="000945CE" w:rsidRDefault="007E2490">
            <w:pPr>
              <w:spacing w:after="120" w:line="240" w:lineRule="auto"/>
            </w:pPr>
            <w:proofErr w:type="spellStart"/>
            <w:r>
              <w:t>PowerMill</w:t>
            </w:r>
            <w:proofErr w:type="spellEnd"/>
            <w:r>
              <w:t xml:space="preserve"> es un </w:t>
            </w:r>
            <w:r w:rsidR="00D41C43" w:rsidRPr="00D41C43">
              <w:rPr>
                <w:i/>
                <w:iCs/>
              </w:rPr>
              <w:t>softwar</w:t>
            </w:r>
            <w:r>
              <w:t xml:space="preserve">e para manufactura CAM especializado para la fabricación de formas complejas típicamente encontradas en la industria aeroespacial, automotriz, dispositivos médicos, e industrias fabricantes de herramental. </w:t>
            </w:r>
            <w:proofErr w:type="spellStart"/>
            <w:r>
              <w:t>PowerMill</w:t>
            </w:r>
            <w:proofErr w:type="spellEnd"/>
            <w:r>
              <w:t xml:space="preserve"> fue creado por Delcam, después comprado por Autodesk.</w:t>
            </w:r>
          </w:p>
          <w:p w14:paraId="000002F9" w14:textId="77777777" w:rsidR="000945CE" w:rsidRDefault="000945CE">
            <w:pPr>
              <w:widowControl w:val="0"/>
              <w:spacing w:line="240" w:lineRule="auto"/>
              <w:rPr>
                <w:b/>
                <w:color w:val="999999"/>
              </w:rPr>
            </w:pPr>
          </w:p>
        </w:tc>
        <w:tc>
          <w:tcPr>
            <w:tcW w:w="4954" w:type="dxa"/>
            <w:shd w:val="clear" w:color="auto" w:fill="auto"/>
            <w:tcMar>
              <w:top w:w="100" w:type="dxa"/>
              <w:left w:w="100" w:type="dxa"/>
              <w:bottom w:w="100" w:type="dxa"/>
              <w:right w:w="100" w:type="dxa"/>
            </w:tcMar>
          </w:tcPr>
          <w:p w14:paraId="000002FB" w14:textId="77777777" w:rsidR="000945CE" w:rsidRDefault="007E2490">
            <w:pPr>
              <w:widowControl w:val="0"/>
              <w:spacing w:line="240" w:lineRule="auto"/>
            </w:pPr>
            <w:r>
              <w:rPr>
                <w:noProof/>
                <w:lang w:val="es-CO" w:eastAsia="es-CO"/>
              </w:rPr>
              <w:drawing>
                <wp:inline distT="0" distB="0" distL="0" distR="0" wp14:anchorId="4801DE8B" wp14:editId="0AC35503">
                  <wp:extent cx="2975965" cy="1979017"/>
                  <wp:effectExtent l="0" t="0" r="0" b="0"/>
                  <wp:docPr id="7259" name="image31.jpg" descr="Imagen de representación 3D que representa el desarrollo de un motor de avión con la ayuda de un software informático "/>
                  <wp:cNvGraphicFramePr/>
                  <a:graphic xmlns:a="http://schemas.openxmlformats.org/drawingml/2006/main">
                    <a:graphicData uri="http://schemas.openxmlformats.org/drawingml/2006/picture">
                      <pic:pic xmlns:pic="http://schemas.openxmlformats.org/drawingml/2006/picture">
                        <pic:nvPicPr>
                          <pic:cNvPr id="0" name="image31.jpg" descr="Imagen de representación 3D que representa el desarrollo de un motor de avión con la ayuda de un software informático "/>
                          <pic:cNvPicPr preferRelativeResize="0"/>
                        </pic:nvPicPr>
                        <pic:blipFill>
                          <a:blip r:embed="rId84"/>
                          <a:srcRect/>
                          <a:stretch>
                            <a:fillRect/>
                          </a:stretch>
                        </pic:blipFill>
                        <pic:spPr>
                          <a:xfrm>
                            <a:off x="0" y="0"/>
                            <a:ext cx="2975965" cy="1979017"/>
                          </a:xfrm>
                          <a:prstGeom prst="rect">
                            <a:avLst/>
                          </a:prstGeom>
                          <a:ln/>
                        </pic:spPr>
                      </pic:pic>
                    </a:graphicData>
                  </a:graphic>
                </wp:inline>
              </w:drawing>
            </w:r>
          </w:p>
          <w:p w14:paraId="000002FC" w14:textId="77777777" w:rsidR="000945CE" w:rsidRDefault="007E2490">
            <w:pPr>
              <w:widowControl w:val="0"/>
              <w:spacing w:line="240" w:lineRule="auto"/>
            </w:pPr>
            <w:r>
              <w:rPr>
                <w:b/>
              </w:rPr>
              <w:t xml:space="preserve">Imagen 3: </w:t>
            </w:r>
            <w:r>
              <w:t>835201_ i35</w:t>
            </w:r>
          </w:p>
        </w:tc>
      </w:tr>
      <w:tr w:rsidR="000945CE" w14:paraId="096C18E4" w14:textId="77777777">
        <w:trPr>
          <w:trHeight w:val="420"/>
        </w:trPr>
        <w:tc>
          <w:tcPr>
            <w:tcW w:w="8458" w:type="dxa"/>
            <w:gridSpan w:val="2"/>
            <w:shd w:val="clear" w:color="auto" w:fill="auto"/>
            <w:tcMar>
              <w:top w:w="100" w:type="dxa"/>
              <w:left w:w="100" w:type="dxa"/>
              <w:bottom w:w="100" w:type="dxa"/>
              <w:right w:w="100" w:type="dxa"/>
            </w:tcMar>
          </w:tcPr>
          <w:p w14:paraId="000002FD" w14:textId="77777777" w:rsidR="000945CE" w:rsidRDefault="007E2490">
            <w:pPr>
              <w:widowControl w:val="0"/>
              <w:spacing w:line="240" w:lineRule="auto"/>
              <w:rPr>
                <w:b/>
                <w:color w:val="999999"/>
              </w:rPr>
            </w:pPr>
            <w:r>
              <w:rPr>
                <w:b/>
                <w:color w:val="999999"/>
              </w:rPr>
              <w:t xml:space="preserve">Verdadero </w:t>
            </w:r>
            <w:r>
              <w:rPr>
                <w:color w:val="999999"/>
              </w:rPr>
              <w:t>(correcto)</w:t>
            </w:r>
          </w:p>
          <w:p w14:paraId="000002FE" w14:textId="13D47FAC" w:rsidR="000945CE" w:rsidRDefault="007E2490">
            <w:pPr>
              <w:widowControl w:val="0"/>
              <w:spacing w:line="240" w:lineRule="auto"/>
              <w:rPr>
                <w:b/>
                <w:color w:val="999999"/>
              </w:rPr>
            </w:pPr>
            <w:r>
              <w:t xml:space="preserve">¡Correcto! </w:t>
            </w:r>
            <w:proofErr w:type="spellStart"/>
            <w:r>
              <w:t>PowerMill</w:t>
            </w:r>
            <w:proofErr w:type="spellEnd"/>
            <w:r>
              <w:t xml:space="preserve"> es un </w:t>
            </w:r>
            <w:r w:rsidR="00D41C43" w:rsidRPr="00D41C43">
              <w:rPr>
                <w:i/>
                <w:iCs/>
              </w:rPr>
              <w:t>softwar</w:t>
            </w:r>
            <w:r>
              <w:t xml:space="preserve">e para manufactura CAM especializado para la fabricación de formas complejas típicamente encontradas en la industria aeroespacial, automotriz, dispositivos médicos, e industrias fabricantes de herramental. </w:t>
            </w:r>
            <w:proofErr w:type="spellStart"/>
            <w:r>
              <w:t>PowerMill</w:t>
            </w:r>
            <w:proofErr w:type="spellEnd"/>
            <w:r>
              <w:t xml:space="preserve"> fue creado por Delcam, después comprado por Autodesk.</w:t>
            </w:r>
          </w:p>
        </w:tc>
        <w:tc>
          <w:tcPr>
            <w:tcW w:w="4954" w:type="dxa"/>
            <w:shd w:val="clear" w:color="auto" w:fill="auto"/>
            <w:tcMar>
              <w:top w:w="100" w:type="dxa"/>
              <w:left w:w="100" w:type="dxa"/>
              <w:bottom w:w="100" w:type="dxa"/>
              <w:right w:w="100" w:type="dxa"/>
            </w:tcMar>
          </w:tcPr>
          <w:p w14:paraId="00000300" w14:textId="77777777" w:rsidR="000945CE" w:rsidRDefault="007E2490">
            <w:pPr>
              <w:widowControl w:val="0"/>
              <w:spacing w:line="240" w:lineRule="auto"/>
              <w:rPr>
                <w:color w:val="999999"/>
              </w:rPr>
            </w:pPr>
            <w:r>
              <w:rPr>
                <w:color w:val="999999"/>
              </w:rPr>
              <w:t xml:space="preserve">Falso </w:t>
            </w:r>
          </w:p>
          <w:p w14:paraId="00000301" w14:textId="5A32A8A6" w:rsidR="000945CE" w:rsidRDefault="007E2490">
            <w:pPr>
              <w:pBdr>
                <w:top w:val="nil"/>
                <w:left w:val="nil"/>
                <w:bottom w:val="nil"/>
                <w:right w:val="nil"/>
                <w:between w:val="nil"/>
              </w:pBdr>
              <w:rPr>
                <w:color w:val="000000"/>
              </w:rPr>
            </w:pPr>
            <w:r>
              <w:rPr>
                <w:color w:val="000000"/>
              </w:rPr>
              <w:t xml:space="preserve">¡Incorrecto! </w:t>
            </w:r>
            <w:proofErr w:type="spellStart"/>
            <w:r>
              <w:rPr>
                <w:color w:val="000000"/>
              </w:rPr>
              <w:t>PowerMill</w:t>
            </w:r>
            <w:proofErr w:type="spellEnd"/>
            <w:r>
              <w:rPr>
                <w:color w:val="000000"/>
              </w:rPr>
              <w:t xml:space="preserve"> es un </w:t>
            </w:r>
            <w:r w:rsidR="00D41C43" w:rsidRPr="00D41C43">
              <w:rPr>
                <w:i/>
                <w:iCs/>
                <w:color w:val="000000"/>
              </w:rPr>
              <w:t>softwar</w:t>
            </w:r>
            <w:r>
              <w:rPr>
                <w:color w:val="000000"/>
              </w:rPr>
              <w:t xml:space="preserve">e para manufactura CAM especializado para la fabricación de formas complejas típicamente encontradas en la industria aeroespacial, automotriz, dispositivos médicos, e industrias </w:t>
            </w:r>
            <w:r>
              <w:rPr>
                <w:color w:val="000000"/>
              </w:rPr>
              <w:lastRenderedPageBreak/>
              <w:t xml:space="preserve">fabricantes de herramental. </w:t>
            </w:r>
            <w:proofErr w:type="spellStart"/>
            <w:r>
              <w:rPr>
                <w:color w:val="000000"/>
              </w:rPr>
              <w:t>PowerMill</w:t>
            </w:r>
            <w:proofErr w:type="spellEnd"/>
            <w:r>
              <w:rPr>
                <w:color w:val="000000"/>
              </w:rPr>
              <w:t xml:space="preserve"> fue creado por Delcam, después comprado por Autodesk.</w:t>
            </w:r>
          </w:p>
          <w:p w14:paraId="00000302" w14:textId="77777777" w:rsidR="000945CE" w:rsidRDefault="000945CE">
            <w:pPr>
              <w:widowControl w:val="0"/>
              <w:spacing w:line="240" w:lineRule="auto"/>
              <w:rPr>
                <w:color w:val="999999"/>
              </w:rPr>
            </w:pPr>
          </w:p>
        </w:tc>
      </w:tr>
      <w:tr w:rsidR="000945CE" w14:paraId="13039ABA" w14:textId="77777777">
        <w:trPr>
          <w:trHeight w:val="420"/>
        </w:trPr>
        <w:tc>
          <w:tcPr>
            <w:tcW w:w="8458" w:type="dxa"/>
            <w:gridSpan w:val="2"/>
            <w:shd w:val="clear" w:color="auto" w:fill="auto"/>
            <w:tcMar>
              <w:top w:w="100" w:type="dxa"/>
              <w:left w:w="100" w:type="dxa"/>
              <w:bottom w:w="100" w:type="dxa"/>
              <w:right w:w="100" w:type="dxa"/>
            </w:tcMar>
          </w:tcPr>
          <w:p w14:paraId="00000303" w14:textId="647CC6DD" w:rsidR="000945CE" w:rsidRDefault="007E2490">
            <w:pPr>
              <w:widowControl w:val="0"/>
              <w:spacing w:line="240" w:lineRule="auto"/>
              <w:rPr>
                <w:b/>
                <w:color w:val="999999"/>
              </w:rPr>
            </w:pPr>
            <w:r>
              <w:t>No es necesario que las m</w:t>
            </w:r>
            <w:r w:rsidR="00C70386">
              <w:t>á</w:t>
            </w:r>
            <w:r>
              <w:t xml:space="preserve">quinas herramientas con las que </w:t>
            </w:r>
            <w:r w:rsidR="002B75A2">
              <w:t>se fabrica</w:t>
            </w:r>
            <w:r w:rsidR="006E227F">
              <w:t>rá</w:t>
            </w:r>
            <w:r w:rsidR="002B75A2">
              <w:t xml:space="preserve"> </w:t>
            </w:r>
            <w:r>
              <w:t xml:space="preserve">el modelo real con la ayuda del </w:t>
            </w:r>
            <w:r w:rsidR="00D41C43" w:rsidRPr="00D41C43">
              <w:rPr>
                <w:i/>
                <w:iCs/>
              </w:rPr>
              <w:t>softwar</w:t>
            </w:r>
            <w:r>
              <w:t>e CAM, sean de control numérico.</w:t>
            </w:r>
          </w:p>
        </w:tc>
        <w:tc>
          <w:tcPr>
            <w:tcW w:w="4954" w:type="dxa"/>
            <w:shd w:val="clear" w:color="auto" w:fill="auto"/>
            <w:tcMar>
              <w:top w:w="100" w:type="dxa"/>
              <w:left w:w="100" w:type="dxa"/>
              <w:bottom w:w="100" w:type="dxa"/>
              <w:right w:w="100" w:type="dxa"/>
            </w:tcMar>
          </w:tcPr>
          <w:p w14:paraId="00000305" w14:textId="77777777" w:rsidR="000945CE" w:rsidRDefault="007E2490">
            <w:pPr>
              <w:widowControl w:val="0"/>
              <w:spacing w:line="240" w:lineRule="auto"/>
            </w:pPr>
            <w:r>
              <w:rPr>
                <w:noProof/>
                <w:lang w:val="es-CO" w:eastAsia="es-CO"/>
              </w:rPr>
              <w:drawing>
                <wp:inline distT="0" distB="0" distL="0" distR="0" wp14:anchorId="02A117C1" wp14:editId="7918FB69">
                  <wp:extent cx="3009925" cy="2001600"/>
                  <wp:effectExtent l="0" t="0" r="0" b="0"/>
                  <wp:docPr id="7260" name="image27.jpg" descr="Control numérico informático. Diseño de equipos industriales cnc. Programando máquinas cnc. tecnología digital en la industria. Máquina de fresado CNC. Desarrollo de software para la industria pesada. "/>
                  <wp:cNvGraphicFramePr/>
                  <a:graphic xmlns:a="http://schemas.openxmlformats.org/drawingml/2006/main">
                    <a:graphicData uri="http://schemas.openxmlformats.org/drawingml/2006/picture">
                      <pic:pic xmlns:pic="http://schemas.openxmlformats.org/drawingml/2006/picture">
                        <pic:nvPicPr>
                          <pic:cNvPr id="0" name="image27.jpg" descr="Control numérico informático. Diseño de equipos industriales cnc. Programando máquinas cnc. tecnología digital en la industria. Máquina de fresado CNC. Desarrollo de software para la industria pesada. "/>
                          <pic:cNvPicPr preferRelativeResize="0"/>
                        </pic:nvPicPr>
                        <pic:blipFill>
                          <a:blip r:embed="rId85"/>
                          <a:srcRect/>
                          <a:stretch>
                            <a:fillRect/>
                          </a:stretch>
                        </pic:blipFill>
                        <pic:spPr>
                          <a:xfrm>
                            <a:off x="0" y="0"/>
                            <a:ext cx="3009925" cy="2001600"/>
                          </a:xfrm>
                          <a:prstGeom prst="rect">
                            <a:avLst/>
                          </a:prstGeom>
                          <a:ln/>
                        </pic:spPr>
                      </pic:pic>
                    </a:graphicData>
                  </a:graphic>
                </wp:inline>
              </w:drawing>
            </w:r>
          </w:p>
          <w:p w14:paraId="00000306" w14:textId="77777777" w:rsidR="000945CE" w:rsidRDefault="007E2490">
            <w:pPr>
              <w:widowControl w:val="0"/>
              <w:spacing w:line="240" w:lineRule="auto"/>
            </w:pPr>
            <w:r>
              <w:rPr>
                <w:b/>
              </w:rPr>
              <w:t xml:space="preserve">Imagen 4: </w:t>
            </w:r>
            <w:r>
              <w:t>835201_ i 36</w:t>
            </w:r>
          </w:p>
        </w:tc>
      </w:tr>
      <w:tr w:rsidR="000945CE" w14:paraId="0C539862" w14:textId="77777777">
        <w:trPr>
          <w:trHeight w:val="420"/>
        </w:trPr>
        <w:tc>
          <w:tcPr>
            <w:tcW w:w="8458" w:type="dxa"/>
            <w:gridSpan w:val="2"/>
            <w:shd w:val="clear" w:color="auto" w:fill="auto"/>
            <w:tcMar>
              <w:top w:w="100" w:type="dxa"/>
              <w:left w:w="100" w:type="dxa"/>
              <w:bottom w:w="100" w:type="dxa"/>
              <w:right w:w="100" w:type="dxa"/>
            </w:tcMar>
          </w:tcPr>
          <w:p w14:paraId="00000307" w14:textId="77777777" w:rsidR="000945CE" w:rsidRDefault="007E2490">
            <w:pPr>
              <w:widowControl w:val="0"/>
              <w:spacing w:line="240" w:lineRule="auto"/>
              <w:rPr>
                <w:b/>
                <w:color w:val="999999"/>
              </w:rPr>
            </w:pPr>
            <w:r>
              <w:rPr>
                <w:b/>
                <w:color w:val="999999"/>
              </w:rPr>
              <w:t>Verdadero</w:t>
            </w:r>
          </w:p>
          <w:p w14:paraId="00000308" w14:textId="21E5EEF8" w:rsidR="002B75A2" w:rsidRDefault="007E2490" w:rsidP="00C70386">
            <w:pPr>
              <w:widowControl w:val="0"/>
              <w:spacing w:line="240" w:lineRule="auto"/>
              <w:rPr>
                <w:b/>
                <w:color w:val="999999"/>
              </w:rPr>
            </w:pPr>
            <w:r>
              <w:t>¡Incorrecto! Recuerd</w:t>
            </w:r>
            <w:r w:rsidR="00C70386">
              <w:t>e</w:t>
            </w:r>
            <w:r>
              <w:t xml:space="preserve"> que es necesario que las m</w:t>
            </w:r>
            <w:r w:rsidR="00C70386">
              <w:t>á</w:t>
            </w:r>
            <w:r>
              <w:t xml:space="preserve">quinas herramientas con las que </w:t>
            </w:r>
            <w:r w:rsidR="00C70386">
              <w:t xml:space="preserve">se </w:t>
            </w:r>
            <w:proofErr w:type="gramStart"/>
            <w:r w:rsidR="00C70386">
              <w:t>fabrica</w:t>
            </w:r>
            <w:r w:rsidR="006E227F">
              <w:t xml:space="preserve">rá </w:t>
            </w:r>
            <w:r>
              <w:t xml:space="preserve"> el</w:t>
            </w:r>
            <w:proofErr w:type="gramEnd"/>
            <w:r>
              <w:t xml:space="preserve"> modelo real con la ayuda del </w:t>
            </w:r>
            <w:r w:rsidR="00D41C43" w:rsidRPr="00D41C43">
              <w:rPr>
                <w:i/>
                <w:iCs/>
              </w:rPr>
              <w:t>softwar</w:t>
            </w:r>
            <w:r>
              <w:t>e CAM, sean de control numérico.</w:t>
            </w:r>
          </w:p>
        </w:tc>
        <w:tc>
          <w:tcPr>
            <w:tcW w:w="4954" w:type="dxa"/>
            <w:shd w:val="clear" w:color="auto" w:fill="auto"/>
            <w:tcMar>
              <w:top w:w="100" w:type="dxa"/>
              <w:left w:w="100" w:type="dxa"/>
              <w:bottom w:w="100" w:type="dxa"/>
              <w:right w:w="100" w:type="dxa"/>
            </w:tcMar>
          </w:tcPr>
          <w:p w14:paraId="0000030A" w14:textId="77777777" w:rsidR="000945CE" w:rsidRDefault="007E2490">
            <w:pPr>
              <w:widowControl w:val="0"/>
              <w:spacing w:line="240" w:lineRule="auto"/>
              <w:rPr>
                <w:color w:val="999999"/>
              </w:rPr>
            </w:pPr>
            <w:r>
              <w:rPr>
                <w:color w:val="999999"/>
              </w:rPr>
              <w:t>Falso (correcto)</w:t>
            </w:r>
          </w:p>
          <w:p w14:paraId="0000030C" w14:textId="0D0D5C0A" w:rsidR="000945CE" w:rsidRDefault="007E2490" w:rsidP="00D41C43">
            <w:pPr>
              <w:rPr>
                <w:color w:val="999999"/>
              </w:rPr>
            </w:pPr>
            <w:r>
              <w:t>¡Correcto! Así es, es necesario que las m</w:t>
            </w:r>
            <w:r w:rsidR="00C70386">
              <w:t>á</w:t>
            </w:r>
            <w:r>
              <w:t xml:space="preserve">quinas herramientas con las que </w:t>
            </w:r>
            <w:r w:rsidR="00C70386">
              <w:t>se fabrica</w:t>
            </w:r>
            <w:r w:rsidR="006E227F">
              <w:t>rá</w:t>
            </w:r>
            <w:r w:rsidR="00C70386">
              <w:t xml:space="preserve"> </w:t>
            </w:r>
            <w:r>
              <w:t xml:space="preserve">el modelo real con la ayuda del </w:t>
            </w:r>
            <w:r w:rsidR="00D41C43" w:rsidRPr="00D41C43">
              <w:rPr>
                <w:i/>
                <w:iCs/>
              </w:rPr>
              <w:t>softwar</w:t>
            </w:r>
            <w:r>
              <w:t>e CAM, sean de control numérico.</w:t>
            </w:r>
          </w:p>
        </w:tc>
      </w:tr>
      <w:tr w:rsidR="000945CE" w14:paraId="7E098DA9" w14:textId="77777777">
        <w:trPr>
          <w:trHeight w:val="420"/>
        </w:trPr>
        <w:tc>
          <w:tcPr>
            <w:tcW w:w="8458" w:type="dxa"/>
            <w:gridSpan w:val="2"/>
            <w:shd w:val="clear" w:color="auto" w:fill="auto"/>
            <w:tcMar>
              <w:top w:w="100" w:type="dxa"/>
              <w:left w:w="100" w:type="dxa"/>
              <w:bottom w:w="100" w:type="dxa"/>
              <w:right w:w="100" w:type="dxa"/>
            </w:tcMar>
          </w:tcPr>
          <w:p w14:paraId="0000030D" w14:textId="77777777" w:rsidR="000945CE" w:rsidRDefault="007E2490">
            <w:pPr>
              <w:widowControl w:val="0"/>
              <w:spacing w:line="240" w:lineRule="auto"/>
              <w:rPr>
                <w:b/>
                <w:color w:val="999999"/>
              </w:rPr>
            </w:pPr>
            <w:r>
              <w:lastRenderedPageBreak/>
              <w:t>En la estructura de un programa de CNC se encuentran los códigos, que están formados por los bloques.</w:t>
            </w:r>
          </w:p>
        </w:tc>
        <w:tc>
          <w:tcPr>
            <w:tcW w:w="4954" w:type="dxa"/>
            <w:shd w:val="clear" w:color="auto" w:fill="auto"/>
            <w:tcMar>
              <w:top w:w="100" w:type="dxa"/>
              <w:left w:w="100" w:type="dxa"/>
              <w:bottom w:w="100" w:type="dxa"/>
              <w:right w:w="100" w:type="dxa"/>
            </w:tcMar>
          </w:tcPr>
          <w:p w14:paraId="0000030F" w14:textId="77777777" w:rsidR="000945CE" w:rsidRDefault="007E2490">
            <w:pPr>
              <w:widowControl w:val="0"/>
              <w:spacing w:line="240" w:lineRule="auto"/>
            </w:pPr>
            <w:r>
              <w:rPr>
                <w:noProof/>
                <w:lang w:val="es-CO" w:eastAsia="es-CO"/>
              </w:rPr>
              <w:drawing>
                <wp:inline distT="0" distB="0" distL="0" distR="0" wp14:anchorId="4E71E31B" wp14:editId="02226C3D">
                  <wp:extent cx="3015415" cy="2012400"/>
                  <wp:effectExtent l="0" t="0" r="0" b="0"/>
                  <wp:docPr id="7261" name="image26.jpg" descr="Escena abstracta del tipo de inclinación de tabla del centro de mecanizado de 5 ejes y fondo de datos de código G. El proceso de fabricación de la máquina de fresado CNC de 5 ejes de alta tecnología."/>
                  <wp:cNvGraphicFramePr/>
                  <a:graphic xmlns:a="http://schemas.openxmlformats.org/drawingml/2006/main">
                    <a:graphicData uri="http://schemas.openxmlformats.org/drawingml/2006/picture">
                      <pic:pic xmlns:pic="http://schemas.openxmlformats.org/drawingml/2006/picture">
                        <pic:nvPicPr>
                          <pic:cNvPr id="0" name="image26.jpg" descr="Escena abstracta del tipo de inclinación de tabla del centro de mecanizado de 5 ejes y fondo de datos de código G. El proceso de fabricación de la máquina de fresado CNC de 5 ejes de alta tecnología."/>
                          <pic:cNvPicPr preferRelativeResize="0"/>
                        </pic:nvPicPr>
                        <pic:blipFill>
                          <a:blip r:embed="rId86"/>
                          <a:srcRect/>
                          <a:stretch>
                            <a:fillRect/>
                          </a:stretch>
                        </pic:blipFill>
                        <pic:spPr>
                          <a:xfrm>
                            <a:off x="0" y="0"/>
                            <a:ext cx="3015415" cy="2012400"/>
                          </a:xfrm>
                          <a:prstGeom prst="rect">
                            <a:avLst/>
                          </a:prstGeom>
                          <a:ln/>
                        </pic:spPr>
                      </pic:pic>
                    </a:graphicData>
                  </a:graphic>
                </wp:inline>
              </w:drawing>
            </w:r>
          </w:p>
          <w:p w14:paraId="00000310" w14:textId="77777777" w:rsidR="000945CE" w:rsidRDefault="007E2490">
            <w:pPr>
              <w:widowControl w:val="0"/>
              <w:spacing w:line="240" w:lineRule="auto"/>
            </w:pPr>
            <w:r>
              <w:rPr>
                <w:b/>
              </w:rPr>
              <w:t xml:space="preserve">Imagen 5: </w:t>
            </w:r>
            <w:r>
              <w:t>835201_ i 37</w:t>
            </w:r>
          </w:p>
        </w:tc>
      </w:tr>
      <w:tr w:rsidR="000945CE" w14:paraId="4F8C9716" w14:textId="77777777">
        <w:trPr>
          <w:trHeight w:val="420"/>
        </w:trPr>
        <w:tc>
          <w:tcPr>
            <w:tcW w:w="8458" w:type="dxa"/>
            <w:gridSpan w:val="2"/>
            <w:shd w:val="clear" w:color="auto" w:fill="auto"/>
            <w:tcMar>
              <w:top w:w="100" w:type="dxa"/>
              <w:left w:w="100" w:type="dxa"/>
              <w:bottom w:w="100" w:type="dxa"/>
              <w:right w:w="100" w:type="dxa"/>
            </w:tcMar>
          </w:tcPr>
          <w:p w14:paraId="00000311" w14:textId="77777777" w:rsidR="000945CE" w:rsidRDefault="007E2490">
            <w:pPr>
              <w:widowControl w:val="0"/>
              <w:spacing w:line="240" w:lineRule="auto"/>
              <w:rPr>
                <w:b/>
                <w:color w:val="999999"/>
              </w:rPr>
            </w:pPr>
            <w:r>
              <w:rPr>
                <w:b/>
                <w:color w:val="999999"/>
              </w:rPr>
              <w:t>Verdadero</w:t>
            </w:r>
          </w:p>
          <w:p w14:paraId="00000312" w14:textId="1F1FAC80" w:rsidR="000945CE" w:rsidRDefault="007E2490">
            <w:pPr>
              <w:pBdr>
                <w:top w:val="nil"/>
                <w:left w:val="nil"/>
                <w:bottom w:val="nil"/>
                <w:right w:val="nil"/>
                <w:between w:val="nil"/>
              </w:pBdr>
              <w:rPr>
                <w:color w:val="000000"/>
              </w:rPr>
            </w:pPr>
            <w:r>
              <w:rPr>
                <w:color w:val="000000"/>
              </w:rPr>
              <w:t>¡Incorrecto! en la estructura de un programa de CNC se encuentran los bloques, que están formados por los códigos.</w:t>
            </w:r>
          </w:p>
          <w:p w14:paraId="00000313" w14:textId="77777777" w:rsidR="000945CE" w:rsidRDefault="000945CE" w:rsidP="00D41C43">
            <w:pPr>
              <w:rPr>
                <w:b/>
                <w:color w:val="999999"/>
              </w:rPr>
            </w:pPr>
          </w:p>
        </w:tc>
        <w:tc>
          <w:tcPr>
            <w:tcW w:w="4954" w:type="dxa"/>
            <w:shd w:val="clear" w:color="auto" w:fill="auto"/>
            <w:tcMar>
              <w:top w:w="100" w:type="dxa"/>
              <w:left w:w="100" w:type="dxa"/>
              <w:bottom w:w="100" w:type="dxa"/>
              <w:right w:w="100" w:type="dxa"/>
            </w:tcMar>
          </w:tcPr>
          <w:p w14:paraId="00000315" w14:textId="77777777" w:rsidR="000945CE" w:rsidRDefault="007E2490">
            <w:pPr>
              <w:widowControl w:val="0"/>
              <w:spacing w:line="240" w:lineRule="auto"/>
              <w:rPr>
                <w:color w:val="999999"/>
              </w:rPr>
            </w:pPr>
            <w:r>
              <w:rPr>
                <w:color w:val="999999"/>
              </w:rPr>
              <w:t>Falso (correcto)</w:t>
            </w:r>
          </w:p>
          <w:p w14:paraId="271DC222" w14:textId="1D296219" w:rsidR="00E807A1" w:rsidRDefault="007E2490">
            <w:r>
              <w:t>¡Correcto! Muy bien, en la estructura de un programa de CNC se encuentran los bloques, que están formados por los códigos.</w:t>
            </w:r>
          </w:p>
          <w:p w14:paraId="00000317" w14:textId="77777777" w:rsidR="000945CE" w:rsidRDefault="000945CE">
            <w:pPr>
              <w:widowControl w:val="0"/>
              <w:spacing w:line="240" w:lineRule="auto"/>
              <w:rPr>
                <w:color w:val="999999"/>
              </w:rPr>
            </w:pPr>
          </w:p>
        </w:tc>
      </w:tr>
      <w:tr w:rsidR="000945CE" w14:paraId="5F8D0939" w14:textId="77777777">
        <w:trPr>
          <w:trHeight w:val="420"/>
        </w:trPr>
        <w:tc>
          <w:tcPr>
            <w:tcW w:w="8458" w:type="dxa"/>
            <w:gridSpan w:val="2"/>
            <w:shd w:val="clear" w:color="auto" w:fill="auto"/>
            <w:tcMar>
              <w:top w:w="100" w:type="dxa"/>
              <w:left w:w="100" w:type="dxa"/>
              <w:bottom w:w="100" w:type="dxa"/>
              <w:right w:w="100" w:type="dxa"/>
            </w:tcMar>
          </w:tcPr>
          <w:p w14:paraId="00000318" w14:textId="77777777" w:rsidR="000945CE" w:rsidRDefault="007E2490">
            <w:pPr>
              <w:spacing w:after="160" w:line="259" w:lineRule="auto"/>
            </w:pPr>
            <w:r>
              <w:lastRenderedPageBreak/>
              <w:t xml:space="preserve">En el torneado y en el fresado, son las herramientas las que giran a determinadas rpm, mientras que el material de trabajo está fijado por elementos como las prensas de banco. </w:t>
            </w:r>
          </w:p>
          <w:p w14:paraId="00000319" w14:textId="77777777" w:rsidR="000945CE" w:rsidRDefault="000945CE">
            <w:pPr>
              <w:widowControl w:val="0"/>
              <w:spacing w:line="240" w:lineRule="auto"/>
              <w:rPr>
                <w:b/>
                <w:color w:val="999999"/>
              </w:rPr>
            </w:pPr>
          </w:p>
        </w:tc>
        <w:tc>
          <w:tcPr>
            <w:tcW w:w="4954" w:type="dxa"/>
            <w:shd w:val="clear" w:color="auto" w:fill="auto"/>
            <w:tcMar>
              <w:top w:w="100" w:type="dxa"/>
              <w:left w:w="100" w:type="dxa"/>
              <w:bottom w:w="100" w:type="dxa"/>
              <w:right w:w="100" w:type="dxa"/>
            </w:tcMar>
          </w:tcPr>
          <w:p w14:paraId="0000031B" w14:textId="77777777" w:rsidR="000945CE" w:rsidRDefault="007E2490">
            <w:pPr>
              <w:widowControl w:val="0"/>
              <w:spacing w:line="240" w:lineRule="auto"/>
              <w:rPr>
                <w:color w:val="999999"/>
              </w:rPr>
            </w:pPr>
            <w:r>
              <w:rPr>
                <w:noProof/>
                <w:lang w:val="es-CO" w:eastAsia="es-CO"/>
              </w:rPr>
              <w:drawing>
                <wp:inline distT="0" distB="0" distL="0" distR="0" wp14:anchorId="7D9F0313" wp14:editId="5845E278">
                  <wp:extent cx="3008135" cy="2005200"/>
                  <wp:effectExtent l="0" t="0" r="0" b="0"/>
                  <wp:docPr id="7262" name="image25.jpg" descr="El centro de mecanizado de 5 ejes que recorta las piezas del turbocompresor con la herramienta del molino del extremo de la bola sólida. El proceso de fabricación de automóviles de alta precisión mediante fresadoras CNC multieje."/>
                  <wp:cNvGraphicFramePr/>
                  <a:graphic xmlns:a="http://schemas.openxmlformats.org/drawingml/2006/main">
                    <a:graphicData uri="http://schemas.openxmlformats.org/drawingml/2006/picture">
                      <pic:pic xmlns:pic="http://schemas.openxmlformats.org/drawingml/2006/picture">
                        <pic:nvPicPr>
                          <pic:cNvPr id="0" name="image25.jpg" descr="El centro de mecanizado de 5 ejes que recorta las piezas del turbocompresor con la herramienta del molino del extremo de la bola sólida. El proceso de fabricación de automóviles de alta precisión mediante fresadoras CNC multieje."/>
                          <pic:cNvPicPr preferRelativeResize="0"/>
                        </pic:nvPicPr>
                        <pic:blipFill>
                          <a:blip r:embed="rId87"/>
                          <a:srcRect/>
                          <a:stretch>
                            <a:fillRect/>
                          </a:stretch>
                        </pic:blipFill>
                        <pic:spPr>
                          <a:xfrm>
                            <a:off x="0" y="0"/>
                            <a:ext cx="3008135" cy="2005200"/>
                          </a:xfrm>
                          <a:prstGeom prst="rect">
                            <a:avLst/>
                          </a:prstGeom>
                          <a:ln/>
                        </pic:spPr>
                      </pic:pic>
                    </a:graphicData>
                  </a:graphic>
                </wp:inline>
              </w:drawing>
            </w:r>
          </w:p>
          <w:p w14:paraId="0000031C" w14:textId="77777777" w:rsidR="000945CE" w:rsidRDefault="000945CE">
            <w:pPr>
              <w:widowControl w:val="0"/>
              <w:spacing w:line="240" w:lineRule="auto"/>
              <w:rPr>
                <w:color w:val="999999"/>
              </w:rPr>
            </w:pPr>
          </w:p>
          <w:p w14:paraId="0000031D" w14:textId="77777777" w:rsidR="000945CE" w:rsidRDefault="007E2490">
            <w:pPr>
              <w:widowControl w:val="0"/>
              <w:spacing w:line="240" w:lineRule="auto"/>
              <w:rPr>
                <w:color w:val="999999"/>
              </w:rPr>
            </w:pPr>
            <w:r>
              <w:rPr>
                <w:b/>
              </w:rPr>
              <w:t xml:space="preserve">Imagen 6: </w:t>
            </w:r>
            <w:r>
              <w:t>835201_ i38</w:t>
            </w:r>
          </w:p>
        </w:tc>
      </w:tr>
      <w:tr w:rsidR="000945CE" w14:paraId="40A7AE91" w14:textId="77777777">
        <w:trPr>
          <w:trHeight w:val="420"/>
        </w:trPr>
        <w:tc>
          <w:tcPr>
            <w:tcW w:w="8458" w:type="dxa"/>
            <w:gridSpan w:val="2"/>
            <w:shd w:val="clear" w:color="auto" w:fill="auto"/>
            <w:tcMar>
              <w:top w:w="100" w:type="dxa"/>
              <w:left w:w="100" w:type="dxa"/>
              <w:bottom w:w="100" w:type="dxa"/>
              <w:right w:w="100" w:type="dxa"/>
            </w:tcMar>
          </w:tcPr>
          <w:p w14:paraId="0000031E" w14:textId="77777777" w:rsidR="000945CE" w:rsidRDefault="007E2490">
            <w:pPr>
              <w:widowControl w:val="0"/>
              <w:spacing w:line="240" w:lineRule="auto"/>
              <w:rPr>
                <w:b/>
                <w:color w:val="999999"/>
              </w:rPr>
            </w:pPr>
            <w:r>
              <w:rPr>
                <w:b/>
                <w:color w:val="999999"/>
              </w:rPr>
              <w:t>Verdadero</w:t>
            </w:r>
          </w:p>
          <w:p w14:paraId="56F15B4E" w14:textId="1BDA9CA3" w:rsidR="00C70386" w:rsidRDefault="007E2490">
            <w:pPr>
              <w:pBdr>
                <w:top w:val="nil"/>
                <w:left w:val="nil"/>
                <w:bottom w:val="nil"/>
                <w:right w:val="nil"/>
                <w:between w:val="nil"/>
              </w:pBdr>
              <w:rPr>
                <w:color w:val="000000"/>
              </w:rPr>
            </w:pPr>
            <w:r>
              <w:rPr>
                <w:color w:val="000000"/>
              </w:rPr>
              <w:t>¡Incorrecto! Recuerd</w:t>
            </w:r>
            <w:r w:rsidR="001F5294">
              <w:rPr>
                <w:color w:val="000000"/>
              </w:rPr>
              <w:t>e</w:t>
            </w:r>
            <w:r>
              <w:rPr>
                <w:color w:val="000000"/>
              </w:rPr>
              <w:t xml:space="preserve"> que en el fresado son las herramientas las que giran a determinadas rpm, mientras que el material de trabajo está fijado por elementos como las prensas de banco.</w:t>
            </w:r>
          </w:p>
          <w:p w14:paraId="00000320" w14:textId="77777777" w:rsidR="000945CE" w:rsidRDefault="000945CE">
            <w:pPr>
              <w:widowControl w:val="0"/>
              <w:spacing w:line="240" w:lineRule="auto"/>
              <w:rPr>
                <w:b/>
                <w:color w:val="999999"/>
              </w:rPr>
            </w:pPr>
          </w:p>
        </w:tc>
        <w:tc>
          <w:tcPr>
            <w:tcW w:w="4954" w:type="dxa"/>
            <w:shd w:val="clear" w:color="auto" w:fill="auto"/>
            <w:tcMar>
              <w:top w:w="100" w:type="dxa"/>
              <w:left w:w="100" w:type="dxa"/>
              <w:bottom w:w="100" w:type="dxa"/>
              <w:right w:w="100" w:type="dxa"/>
            </w:tcMar>
          </w:tcPr>
          <w:p w14:paraId="00000322" w14:textId="77777777" w:rsidR="000945CE" w:rsidRDefault="007E2490">
            <w:pPr>
              <w:widowControl w:val="0"/>
              <w:spacing w:line="240" w:lineRule="auto"/>
              <w:rPr>
                <w:color w:val="999999"/>
              </w:rPr>
            </w:pPr>
            <w:r>
              <w:rPr>
                <w:color w:val="999999"/>
              </w:rPr>
              <w:t>Falso (correcto)</w:t>
            </w:r>
          </w:p>
          <w:p w14:paraId="00000323" w14:textId="2CB7E32C" w:rsidR="000945CE" w:rsidRDefault="007E2490">
            <w:r>
              <w:t>¡Correcto! Así es, en el fresado, son las herramientas las que giran a determinadas rpm, mientras que el material de trabajo está fijado por elementos como las prensas de banco.</w:t>
            </w:r>
          </w:p>
          <w:p w14:paraId="7AAF4C43" w14:textId="77777777" w:rsidR="00C70386" w:rsidRDefault="00C70386"/>
          <w:p w14:paraId="00000324" w14:textId="77777777" w:rsidR="000945CE" w:rsidRDefault="000945CE" w:rsidP="00D41C43">
            <w:pPr>
              <w:rPr>
                <w:color w:val="999999"/>
              </w:rPr>
            </w:pPr>
          </w:p>
        </w:tc>
      </w:tr>
      <w:tr w:rsidR="000945CE" w14:paraId="7BE0C8DD" w14:textId="77777777">
        <w:trPr>
          <w:trHeight w:val="420"/>
        </w:trPr>
        <w:tc>
          <w:tcPr>
            <w:tcW w:w="8458" w:type="dxa"/>
            <w:gridSpan w:val="2"/>
            <w:shd w:val="clear" w:color="auto" w:fill="auto"/>
            <w:tcMar>
              <w:top w:w="100" w:type="dxa"/>
              <w:left w:w="100" w:type="dxa"/>
              <w:bottom w:w="100" w:type="dxa"/>
              <w:right w:w="100" w:type="dxa"/>
            </w:tcMar>
          </w:tcPr>
          <w:p w14:paraId="00000325" w14:textId="77777777" w:rsidR="000945CE" w:rsidRDefault="007E2490">
            <w:pPr>
              <w:spacing w:after="160" w:line="259" w:lineRule="auto"/>
            </w:pPr>
            <w:r>
              <w:lastRenderedPageBreak/>
              <w:t>En la máquina de corte por láser, el rayo láser es un rayo de luz concentrado que corta los materiales con el calor que se concentra en un solo punto.</w:t>
            </w:r>
          </w:p>
          <w:p w14:paraId="00000326" w14:textId="77777777" w:rsidR="000945CE" w:rsidRDefault="000945CE">
            <w:pPr>
              <w:widowControl w:val="0"/>
              <w:spacing w:line="240" w:lineRule="auto"/>
              <w:rPr>
                <w:b/>
                <w:color w:val="999999"/>
              </w:rPr>
            </w:pPr>
          </w:p>
        </w:tc>
        <w:tc>
          <w:tcPr>
            <w:tcW w:w="4954" w:type="dxa"/>
            <w:shd w:val="clear" w:color="auto" w:fill="auto"/>
            <w:tcMar>
              <w:top w:w="100" w:type="dxa"/>
              <w:left w:w="100" w:type="dxa"/>
              <w:bottom w:w="100" w:type="dxa"/>
              <w:right w:w="100" w:type="dxa"/>
            </w:tcMar>
          </w:tcPr>
          <w:p w14:paraId="00000328" w14:textId="77777777" w:rsidR="000945CE" w:rsidRDefault="007E2490">
            <w:pPr>
              <w:widowControl w:val="0"/>
              <w:spacing w:line="240" w:lineRule="auto"/>
              <w:rPr>
                <w:color w:val="999999"/>
              </w:rPr>
            </w:pPr>
            <w:r>
              <w:rPr>
                <w:noProof/>
                <w:lang w:val="es-CO" w:eastAsia="es-CO"/>
              </w:rPr>
              <w:drawing>
                <wp:inline distT="0" distB="0" distL="0" distR="0" wp14:anchorId="0C0DFC06" wp14:editId="0F8A3146">
                  <wp:extent cx="2252836" cy="1980000"/>
                  <wp:effectExtent l="0" t="0" r="0" b="0"/>
                  <wp:docPr id="7263" name="image28.jpg" descr="Light effect isolated on transparent background. Vector golden flare scene spotlight. Yellow glowing stage light ray, glare or glint star burst beam.&#10;"/>
                  <wp:cNvGraphicFramePr/>
                  <a:graphic xmlns:a="http://schemas.openxmlformats.org/drawingml/2006/main">
                    <a:graphicData uri="http://schemas.openxmlformats.org/drawingml/2006/picture">
                      <pic:pic xmlns:pic="http://schemas.openxmlformats.org/drawingml/2006/picture">
                        <pic:nvPicPr>
                          <pic:cNvPr id="0" name="image28.jpg" descr="Light effect isolated on transparent background. Vector golden flare scene spotlight. Yellow glowing stage light ray, glare or glint star burst beam.&#10;"/>
                          <pic:cNvPicPr preferRelativeResize="0"/>
                        </pic:nvPicPr>
                        <pic:blipFill>
                          <a:blip r:embed="rId88"/>
                          <a:srcRect/>
                          <a:stretch>
                            <a:fillRect/>
                          </a:stretch>
                        </pic:blipFill>
                        <pic:spPr>
                          <a:xfrm>
                            <a:off x="0" y="0"/>
                            <a:ext cx="2252836" cy="1980000"/>
                          </a:xfrm>
                          <a:prstGeom prst="rect">
                            <a:avLst/>
                          </a:prstGeom>
                          <a:ln/>
                        </pic:spPr>
                      </pic:pic>
                    </a:graphicData>
                  </a:graphic>
                </wp:inline>
              </w:drawing>
            </w:r>
          </w:p>
          <w:p w14:paraId="00000329" w14:textId="77777777" w:rsidR="000945CE" w:rsidRDefault="000945CE">
            <w:pPr>
              <w:widowControl w:val="0"/>
              <w:spacing w:line="240" w:lineRule="auto"/>
              <w:rPr>
                <w:color w:val="999999"/>
              </w:rPr>
            </w:pPr>
          </w:p>
          <w:p w14:paraId="0000032A" w14:textId="77777777" w:rsidR="000945CE" w:rsidRDefault="007E2490">
            <w:pPr>
              <w:widowControl w:val="0"/>
              <w:spacing w:line="240" w:lineRule="auto"/>
              <w:rPr>
                <w:color w:val="999999"/>
              </w:rPr>
            </w:pPr>
            <w:r>
              <w:rPr>
                <w:b/>
              </w:rPr>
              <w:t xml:space="preserve">Imagen 7: </w:t>
            </w:r>
            <w:r>
              <w:t>835201_ i39</w:t>
            </w:r>
          </w:p>
        </w:tc>
      </w:tr>
      <w:tr w:rsidR="000945CE" w14:paraId="7986BE78" w14:textId="77777777">
        <w:trPr>
          <w:trHeight w:val="420"/>
        </w:trPr>
        <w:tc>
          <w:tcPr>
            <w:tcW w:w="8458" w:type="dxa"/>
            <w:gridSpan w:val="2"/>
            <w:shd w:val="clear" w:color="auto" w:fill="auto"/>
            <w:tcMar>
              <w:top w:w="100" w:type="dxa"/>
              <w:left w:w="100" w:type="dxa"/>
              <w:bottom w:w="100" w:type="dxa"/>
              <w:right w:w="100" w:type="dxa"/>
            </w:tcMar>
          </w:tcPr>
          <w:p w14:paraId="0000032B" w14:textId="77777777" w:rsidR="000945CE" w:rsidRDefault="007E2490">
            <w:pPr>
              <w:widowControl w:val="0"/>
              <w:spacing w:line="240" w:lineRule="auto"/>
              <w:rPr>
                <w:b/>
                <w:color w:val="999999"/>
              </w:rPr>
            </w:pPr>
            <w:r>
              <w:rPr>
                <w:b/>
                <w:color w:val="999999"/>
              </w:rPr>
              <w:t xml:space="preserve">Verdadero </w:t>
            </w:r>
            <w:r>
              <w:rPr>
                <w:color w:val="999999"/>
              </w:rPr>
              <w:t>(correcto)</w:t>
            </w:r>
          </w:p>
          <w:p w14:paraId="0000032C" w14:textId="2592CD2D" w:rsidR="000945CE" w:rsidRDefault="007E2490">
            <w:pPr>
              <w:rPr>
                <w:color w:val="FF0000"/>
              </w:rPr>
            </w:pPr>
            <w:r>
              <w:t xml:space="preserve">¡Correcto! Muy bien, está claro </w:t>
            </w:r>
            <w:proofErr w:type="gramStart"/>
            <w:r>
              <w:t>que</w:t>
            </w:r>
            <w:proofErr w:type="gramEnd"/>
            <w:r>
              <w:t xml:space="preserve"> en la máquina de corte por láser, el rayo láser es un rayo de luz concentrado que corta los materiales con el calor que se concentra en un solo punto.</w:t>
            </w:r>
          </w:p>
          <w:p w14:paraId="0000032D" w14:textId="77777777" w:rsidR="000945CE" w:rsidRDefault="000945CE">
            <w:pPr>
              <w:widowControl w:val="0"/>
              <w:spacing w:line="240" w:lineRule="auto"/>
              <w:rPr>
                <w:b/>
                <w:color w:val="999999"/>
              </w:rPr>
            </w:pPr>
          </w:p>
        </w:tc>
        <w:tc>
          <w:tcPr>
            <w:tcW w:w="4954" w:type="dxa"/>
            <w:shd w:val="clear" w:color="auto" w:fill="auto"/>
            <w:tcMar>
              <w:top w:w="100" w:type="dxa"/>
              <w:left w:w="100" w:type="dxa"/>
              <w:bottom w:w="100" w:type="dxa"/>
              <w:right w:w="100" w:type="dxa"/>
            </w:tcMar>
          </w:tcPr>
          <w:p w14:paraId="0000032F" w14:textId="77777777" w:rsidR="000945CE" w:rsidRDefault="007E2490">
            <w:pPr>
              <w:widowControl w:val="0"/>
              <w:spacing w:line="240" w:lineRule="auto"/>
              <w:rPr>
                <w:color w:val="999999"/>
              </w:rPr>
            </w:pPr>
            <w:r>
              <w:rPr>
                <w:color w:val="999999"/>
              </w:rPr>
              <w:t>Falso</w:t>
            </w:r>
          </w:p>
          <w:p w14:paraId="00000330" w14:textId="0BD6080D" w:rsidR="000945CE" w:rsidRDefault="007E2490">
            <w:pPr>
              <w:pBdr>
                <w:top w:val="nil"/>
                <w:left w:val="nil"/>
                <w:bottom w:val="nil"/>
                <w:right w:val="nil"/>
                <w:between w:val="nil"/>
              </w:pBdr>
              <w:rPr>
                <w:color w:val="FF0000"/>
              </w:rPr>
            </w:pPr>
            <w:r>
              <w:rPr>
                <w:color w:val="000000"/>
              </w:rPr>
              <w:t xml:space="preserve">¡Incorrecto! </w:t>
            </w:r>
            <w:r w:rsidR="00C70386">
              <w:rPr>
                <w:color w:val="000000"/>
              </w:rPr>
              <w:t>Recuerde</w:t>
            </w:r>
            <w:r>
              <w:rPr>
                <w:color w:val="000000"/>
              </w:rPr>
              <w:t xml:space="preserve"> que, en la máquina de corte por láser, el rayo láser es un rayo de luz concentrado que corta los materiales con el calor que se concentra en un solo punto.</w:t>
            </w:r>
          </w:p>
          <w:p w14:paraId="00000331" w14:textId="77777777" w:rsidR="000945CE" w:rsidRDefault="000945CE">
            <w:pPr>
              <w:widowControl w:val="0"/>
              <w:spacing w:line="240" w:lineRule="auto"/>
              <w:rPr>
                <w:color w:val="999999"/>
              </w:rPr>
            </w:pPr>
          </w:p>
        </w:tc>
      </w:tr>
      <w:tr w:rsidR="000945CE" w14:paraId="4145E8EC" w14:textId="77777777">
        <w:trPr>
          <w:trHeight w:val="420"/>
        </w:trPr>
        <w:tc>
          <w:tcPr>
            <w:tcW w:w="8458" w:type="dxa"/>
            <w:gridSpan w:val="2"/>
            <w:shd w:val="clear" w:color="auto" w:fill="auto"/>
            <w:tcMar>
              <w:top w:w="100" w:type="dxa"/>
              <w:left w:w="100" w:type="dxa"/>
              <w:bottom w:w="100" w:type="dxa"/>
              <w:right w:w="100" w:type="dxa"/>
            </w:tcMar>
          </w:tcPr>
          <w:p w14:paraId="00000332" w14:textId="77777777" w:rsidR="000945CE" w:rsidRDefault="007E2490">
            <w:pPr>
              <w:spacing w:after="160" w:line="259" w:lineRule="auto"/>
            </w:pPr>
            <w:r>
              <w:lastRenderedPageBreak/>
              <w:t xml:space="preserve">Las normas de seguridad industrial de un taller de mecanizado convencional no aplican para uno con máquinas CNC, ya que en este último no hay ningún riesgo de accidentes. </w:t>
            </w:r>
          </w:p>
        </w:tc>
        <w:tc>
          <w:tcPr>
            <w:tcW w:w="4954" w:type="dxa"/>
            <w:shd w:val="clear" w:color="auto" w:fill="auto"/>
            <w:tcMar>
              <w:top w:w="100" w:type="dxa"/>
              <w:left w:w="100" w:type="dxa"/>
              <w:bottom w:w="100" w:type="dxa"/>
              <w:right w:w="100" w:type="dxa"/>
            </w:tcMar>
          </w:tcPr>
          <w:p w14:paraId="00000334" w14:textId="77777777" w:rsidR="000945CE" w:rsidRDefault="007E2490">
            <w:pPr>
              <w:widowControl w:val="0"/>
              <w:spacing w:line="240" w:lineRule="auto"/>
              <w:rPr>
                <w:color w:val="999999"/>
              </w:rPr>
            </w:pPr>
            <w:r>
              <w:rPr>
                <w:noProof/>
                <w:lang w:val="es-CO" w:eastAsia="es-CO"/>
              </w:rPr>
              <w:drawing>
                <wp:inline distT="0" distB="0" distL="0" distR="0" wp14:anchorId="4390FBA8" wp14:editId="2C1342D6">
                  <wp:extent cx="3007012" cy="1506181"/>
                  <wp:effectExtent l="0" t="0" r="0" b="0"/>
                  <wp:docPr id="726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89"/>
                          <a:srcRect/>
                          <a:stretch>
                            <a:fillRect/>
                          </a:stretch>
                        </pic:blipFill>
                        <pic:spPr>
                          <a:xfrm>
                            <a:off x="0" y="0"/>
                            <a:ext cx="3007012" cy="1506181"/>
                          </a:xfrm>
                          <a:prstGeom prst="rect">
                            <a:avLst/>
                          </a:prstGeom>
                          <a:ln/>
                        </pic:spPr>
                      </pic:pic>
                    </a:graphicData>
                  </a:graphic>
                </wp:inline>
              </w:drawing>
            </w:r>
          </w:p>
          <w:p w14:paraId="00000335" w14:textId="77777777" w:rsidR="000945CE" w:rsidRDefault="000945CE">
            <w:pPr>
              <w:widowControl w:val="0"/>
              <w:spacing w:line="240" w:lineRule="auto"/>
              <w:rPr>
                <w:color w:val="999999"/>
              </w:rPr>
            </w:pPr>
          </w:p>
          <w:p w14:paraId="00000336" w14:textId="77777777" w:rsidR="000945CE" w:rsidRDefault="007E2490">
            <w:pPr>
              <w:widowControl w:val="0"/>
              <w:spacing w:line="240" w:lineRule="auto"/>
              <w:rPr>
                <w:color w:val="999999"/>
              </w:rPr>
            </w:pPr>
            <w:r>
              <w:rPr>
                <w:b/>
              </w:rPr>
              <w:t xml:space="preserve">Imagen 8: </w:t>
            </w:r>
            <w:r>
              <w:t>835201_ i40</w:t>
            </w:r>
          </w:p>
        </w:tc>
      </w:tr>
      <w:tr w:rsidR="000945CE" w14:paraId="32056BCB" w14:textId="77777777">
        <w:trPr>
          <w:trHeight w:val="420"/>
        </w:trPr>
        <w:tc>
          <w:tcPr>
            <w:tcW w:w="8458" w:type="dxa"/>
            <w:gridSpan w:val="2"/>
            <w:shd w:val="clear" w:color="auto" w:fill="auto"/>
            <w:tcMar>
              <w:top w:w="100" w:type="dxa"/>
              <w:left w:w="100" w:type="dxa"/>
              <w:bottom w:w="100" w:type="dxa"/>
              <w:right w:w="100" w:type="dxa"/>
            </w:tcMar>
          </w:tcPr>
          <w:p w14:paraId="00000337" w14:textId="77777777" w:rsidR="000945CE" w:rsidRDefault="007E2490">
            <w:pPr>
              <w:widowControl w:val="0"/>
              <w:spacing w:line="240" w:lineRule="auto"/>
              <w:rPr>
                <w:b/>
                <w:color w:val="999999"/>
              </w:rPr>
            </w:pPr>
            <w:r>
              <w:rPr>
                <w:b/>
                <w:color w:val="999999"/>
              </w:rPr>
              <w:t>Verdadero</w:t>
            </w:r>
          </w:p>
          <w:p w14:paraId="00000338" w14:textId="2CFF7FE3" w:rsidR="000945CE" w:rsidRDefault="007E2490">
            <w:pPr>
              <w:pBdr>
                <w:top w:val="nil"/>
                <w:left w:val="nil"/>
                <w:bottom w:val="nil"/>
                <w:right w:val="nil"/>
                <w:between w:val="nil"/>
              </w:pBdr>
              <w:rPr>
                <w:color w:val="000000"/>
              </w:rPr>
            </w:pPr>
            <w:r>
              <w:rPr>
                <w:color w:val="000000"/>
              </w:rPr>
              <w:t>¡Incorrecto! Recuerd</w:t>
            </w:r>
            <w:r w:rsidR="00C477D3">
              <w:rPr>
                <w:color w:val="000000"/>
              </w:rPr>
              <w:t>e</w:t>
            </w:r>
            <w:r>
              <w:rPr>
                <w:color w:val="000000"/>
              </w:rPr>
              <w:t xml:space="preserve"> que las normas de seguridad industrial de un taller de mecanizado convencional también aplican para uno con máquinas CNC, ya que en este último se presentan los mismos riesgos de accidentes.</w:t>
            </w:r>
          </w:p>
          <w:p w14:paraId="00000339" w14:textId="77777777" w:rsidR="000945CE" w:rsidRDefault="000945CE">
            <w:pPr>
              <w:widowControl w:val="0"/>
              <w:spacing w:line="240" w:lineRule="auto"/>
              <w:rPr>
                <w:b/>
                <w:color w:val="999999"/>
              </w:rPr>
            </w:pPr>
          </w:p>
        </w:tc>
        <w:tc>
          <w:tcPr>
            <w:tcW w:w="4954" w:type="dxa"/>
            <w:shd w:val="clear" w:color="auto" w:fill="auto"/>
            <w:tcMar>
              <w:top w:w="100" w:type="dxa"/>
              <w:left w:w="100" w:type="dxa"/>
              <w:bottom w:w="100" w:type="dxa"/>
              <w:right w:w="100" w:type="dxa"/>
            </w:tcMar>
          </w:tcPr>
          <w:p w14:paraId="0000033B" w14:textId="77777777" w:rsidR="000945CE" w:rsidRDefault="007E2490">
            <w:pPr>
              <w:widowControl w:val="0"/>
              <w:spacing w:line="240" w:lineRule="auto"/>
              <w:rPr>
                <w:color w:val="999999"/>
              </w:rPr>
            </w:pPr>
            <w:r>
              <w:rPr>
                <w:color w:val="999999"/>
              </w:rPr>
              <w:t>Falso (correcto)</w:t>
            </w:r>
          </w:p>
          <w:p w14:paraId="0000033C" w14:textId="60DA04E6" w:rsidR="000945CE" w:rsidRDefault="007E2490">
            <w:pPr>
              <w:rPr>
                <w:color w:val="FF0000"/>
              </w:rPr>
            </w:pPr>
            <w:r>
              <w:t>¡Correcto! Así es, las normas de seguridad industrial de un taller de mecanizado convencional también aplican para uno con máquinas CNC, ya que en este último se presentan los mismos riesgos de accidentes.</w:t>
            </w:r>
          </w:p>
          <w:p w14:paraId="0000033D" w14:textId="77777777" w:rsidR="000945CE" w:rsidRDefault="000945CE">
            <w:pPr>
              <w:widowControl w:val="0"/>
              <w:spacing w:line="240" w:lineRule="auto"/>
              <w:rPr>
                <w:color w:val="999999"/>
              </w:rPr>
            </w:pPr>
          </w:p>
        </w:tc>
      </w:tr>
      <w:tr w:rsidR="000945CE" w14:paraId="15051E38" w14:textId="77777777">
        <w:trPr>
          <w:trHeight w:val="420"/>
        </w:trPr>
        <w:tc>
          <w:tcPr>
            <w:tcW w:w="8458" w:type="dxa"/>
            <w:gridSpan w:val="2"/>
            <w:shd w:val="clear" w:color="auto" w:fill="auto"/>
            <w:tcMar>
              <w:top w:w="100" w:type="dxa"/>
              <w:left w:w="100" w:type="dxa"/>
              <w:bottom w:w="100" w:type="dxa"/>
              <w:right w:w="100" w:type="dxa"/>
            </w:tcMar>
          </w:tcPr>
          <w:p w14:paraId="0000033E" w14:textId="26FAD8CD" w:rsidR="000945CE" w:rsidRDefault="007E2490">
            <w:pPr>
              <w:widowControl w:val="0"/>
              <w:spacing w:line="240" w:lineRule="auto"/>
              <w:rPr>
                <w:b/>
                <w:color w:val="999999"/>
              </w:rPr>
            </w:pPr>
            <w:r>
              <w:t>La forma geométrica del objeto a fabricar, es uno de los factores que define que m</w:t>
            </w:r>
            <w:r w:rsidR="00C477D3">
              <w:t>á</w:t>
            </w:r>
            <w:r>
              <w:t>quinas herramientas NC se utilizarán en el proceso de producción.</w:t>
            </w:r>
          </w:p>
        </w:tc>
        <w:tc>
          <w:tcPr>
            <w:tcW w:w="4954" w:type="dxa"/>
            <w:shd w:val="clear" w:color="auto" w:fill="auto"/>
            <w:tcMar>
              <w:top w:w="100" w:type="dxa"/>
              <w:left w:w="100" w:type="dxa"/>
              <w:bottom w:w="100" w:type="dxa"/>
              <w:right w:w="100" w:type="dxa"/>
            </w:tcMar>
          </w:tcPr>
          <w:p w14:paraId="00000340" w14:textId="77777777" w:rsidR="000945CE" w:rsidRDefault="007E2490">
            <w:pPr>
              <w:widowControl w:val="0"/>
              <w:spacing w:line="240" w:lineRule="auto"/>
              <w:rPr>
                <w:color w:val="999999"/>
              </w:rPr>
            </w:pPr>
            <w:r>
              <w:rPr>
                <w:noProof/>
                <w:lang w:val="es-CO" w:eastAsia="es-CO"/>
              </w:rPr>
              <w:drawing>
                <wp:inline distT="0" distB="0" distL="0" distR="0" wp14:anchorId="79F7C74F" wp14:editId="31A60B0D">
                  <wp:extent cx="2978232" cy="1569600"/>
                  <wp:effectExtent l="0" t="0" r="0" b="0"/>
                  <wp:docPr id="7254" name="image22.jpg" descr="Resumen Diseño de formas de geometría de representación 3D y fondo de pantalla 3d imagen 3d representación 3d"/>
                  <wp:cNvGraphicFramePr/>
                  <a:graphic xmlns:a="http://schemas.openxmlformats.org/drawingml/2006/main">
                    <a:graphicData uri="http://schemas.openxmlformats.org/drawingml/2006/picture">
                      <pic:pic xmlns:pic="http://schemas.openxmlformats.org/drawingml/2006/picture">
                        <pic:nvPicPr>
                          <pic:cNvPr id="0" name="image22.jpg" descr="Resumen Diseño de formas de geometría de representación 3D y fondo de pantalla 3d imagen 3d representación 3d"/>
                          <pic:cNvPicPr preferRelativeResize="0"/>
                        </pic:nvPicPr>
                        <pic:blipFill>
                          <a:blip r:embed="rId90"/>
                          <a:srcRect/>
                          <a:stretch>
                            <a:fillRect/>
                          </a:stretch>
                        </pic:blipFill>
                        <pic:spPr>
                          <a:xfrm>
                            <a:off x="0" y="0"/>
                            <a:ext cx="2978232" cy="1569600"/>
                          </a:xfrm>
                          <a:prstGeom prst="rect">
                            <a:avLst/>
                          </a:prstGeom>
                          <a:ln/>
                        </pic:spPr>
                      </pic:pic>
                    </a:graphicData>
                  </a:graphic>
                </wp:inline>
              </w:drawing>
            </w:r>
          </w:p>
          <w:p w14:paraId="00000341" w14:textId="77777777" w:rsidR="000945CE" w:rsidRDefault="000945CE">
            <w:pPr>
              <w:widowControl w:val="0"/>
              <w:spacing w:line="240" w:lineRule="auto"/>
              <w:rPr>
                <w:color w:val="999999"/>
              </w:rPr>
            </w:pPr>
          </w:p>
          <w:p w14:paraId="00000342" w14:textId="77777777" w:rsidR="000945CE" w:rsidRDefault="007E2490">
            <w:pPr>
              <w:widowControl w:val="0"/>
              <w:spacing w:line="240" w:lineRule="auto"/>
              <w:rPr>
                <w:color w:val="999999"/>
              </w:rPr>
            </w:pPr>
            <w:r>
              <w:rPr>
                <w:b/>
              </w:rPr>
              <w:t xml:space="preserve">Imagen 9: </w:t>
            </w:r>
            <w:r>
              <w:t>835201_ i41</w:t>
            </w:r>
          </w:p>
        </w:tc>
      </w:tr>
      <w:tr w:rsidR="000945CE" w14:paraId="00650B29" w14:textId="77777777">
        <w:trPr>
          <w:trHeight w:val="420"/>
        </w:trPr>
        <w:tc>
          <w:tcPr>
            <w:tcW w:w="8458" w:type="dxa"/>
            <w:gridSpan w:val="2"/>
            <w:shd w:val="clear" w:color="auto" w:fill="auto"/>
            <w:tcMar>
              <w:top w:w="100" w:type="dxa"/>
              <w:left w:w="100" w:type="dxa"/>
              <w:bottom w:w="100" w:type="dxa"/>
              <w:right w:w="100" w:type="dxa"/>
            </w:tcMar>
          </w:tcPr>
          <w:p w14:paraId="00000343" w14:textId="77777777" w:rsidR="000945CE" w:rsidRDefault="007E2490">
            <w:pPr>
              <w:widowControl w:val="0"/>
              <w:spacing w:line="240" w:lineRule="auto"/>
              <w:rPr>
                <w:b/>
                <w:color w:val="999999"/>
              </w:rPr>
            </w:pPr>
            <w:r>
              <w:rPr>
                <w:b/>
                <w:color w:val="999999"/>
              </w:rPr>
              <w:t xml:space="preserve">Verdadero </w:t>
            </w:r>
            <w:r>
              <w:rPr>
                <w:color w:val="999999"/>
              </w:rPr>
              <w:t>(correcto)</w:t>
            </w:r>
          </w:p>
          <w:p w14:paraId="00000344" w14:textId="650D3BDB" w:rsidR="000945CE" w:rsidRDefault="007E2490">
            <w:pPr>
              <w:rPr>
                <w:color w:val="FF0000"/>
              </w:rPr>
            </w:pPr>
            <w:r>
              <w:t>¡Correcto! Muy bien, la forma geométrica del objeto a fabricar, es uno de los factores que define que m</w:t>
            </w:r>
            <w:r w:rsidR="00FC2631">
              <w:t>á</w:t>
            </w:r>
            <w:r>
              <w:t>quinas herramientas NC se utilizarán en el proceso de producción.</w:t>
            </w:r>
          </w:p>
          <w:p w14:paraId="00000345" w14:textId="77777777" w:rsidR="000945CE" w:rsidRDefault="000945CE">
            <w:pPr>
              <w:widowControl w:val="0"/>
              <w:spacing w:line="240" w:lineRule="auto"/>
              <w:rPr>
                <w:b/>
                <w:color w:val="999999"/>
              </w:rPr>
            </w:pPr>
          </w:p>
        </w:tc>
        <w:tc>
          <w:tcPr>
            <w:tcW w:w="4954" w:type="dxa"/>
            <w:shd w:val="clear" w:color="auto" w:fill="auto"/>
            <w:tcMar>
              <w:top w:w="100" w:type="dxa"/>
              <w:left w:w="100" w:type="dxa"/>
              <w:bottom w:w="100" w:type="dxa"/>
              <w:right w:w="100" w:type="dxa"/>
            </w:tcMar>
          </w:tcPr>
          <w:p w14:paraId="00000347" w14:textId="77777777" w:rsidR="000945CE" w:rsidRDefault="007E2490">
            <w:pPr>
              <w:widowControl w:val="0"/>
              <w:spacing w:line="240" w:lineRule="auto"/>
              <w:rPr>
                <w:color w:val="999999"/>
              </w:rPr>
            </w:pPr>
            <w:r>
              <w:rPr>
                <w:color w:val="999999"/>
              </w:rPr>
              <w:t>Falso</w:t>
            </w:r>
          </w:p>
          <w:p w14:paraId="00000348" w14:textId="64550C1C" w:rsidR="000945CE" w:rsidRDefault="007E2490">
            <w:pPr>
              <w:widowControl w:val="0"/>
              <w:spacing w:line="240" w:lineRule="auto"/>
              <w:rPr>
                <w:color w:val="999999"/>
              </w:rPr>
            </w:pPr>
            <w:r>
              <w:t xml:space="preserve">¡Incorrecto! </w:t>
            </w:r>
            <w:r w:rsidR="00FC2631">
              <w:t xml:space="preserve">La </w:t>
            </w:r>
            <w:r>
              <w:t>forma geométrica del objeto a fabricar, es uno de los factores que define que m</w:t>
            </w:r>
            <w:r w:rsidR="00FC2631">
              <w:t>á</w:t>
            </w:r>
            <w:r>
              <w:t>quinas herramientas NC se utilizarán en el proceso de producción.</w:t>
            </w:r>
          </w:p>
        </w:tc>
      </w:tr>
      <w:tr w:rsidR="000945CE" w14:paraId="3F69DBF1" w14:textId="77777777">
        <w:trPr>
          <w:trHeight w:val="420"/>
        </w:trPr>
        <w:tc>
          <w:tcPr>
            <w:tcW w:w="8458" w:type="dxa"/>
            <w:gridSpan w:val="2"/>
            <w:shd w:val="clear" w:color="auto" w:fill="auto"/>
            <w:tcMar>
              <w:top w:w="100" w:type="dxa"/>
              <w:left w:w="100" w:type="dxa"/>
              <w:bottom w:w="100" w:type="dxa"/>
              <w:right w:w="100" w:type="dxa"/>
            </w:tcMar>
          </w:tcPr>
          <w:p w14:paraId="00000349" w14:textId="77777777" w:rsidR="000945CE" w:rsidRDefault="007E2490">
            <w:pPr>
              <w:widowControl w:val="0"/>
              <w:spacing w:line="240" w:lineRule="auto"/>
              <w:rPr>
                <w:b/>
                <w:color w:val="999999"/>
              </w:rPr>
            </w:pPr>
            <w:r>
              <w:t>Las matemáticas son muy importantes para poder calcular los parámetros de corte en los procesos de mecanizado.</w:t>
            </w:r>
          </w:p>
        </w:tc>
        <w:tc>
          <w:tcPr>
            <w:tcW w:w="4954" w:type="dxa"/>
            <w:shd w:val="clear" w:color="auto" w:fill="auto"/>
            <w:tcMar>
              <w:top w:w="100" w:type="dxa"/>
              <w:left w:w="100" w:type="dxa"/>
              <w:bottom w:w="100" w:type="dxa"/>
              <w:right w:w="100" w:type="dxa"/>
            </w:tcMar>
          </w:tcPr>
          <w:p w14:paraId="0000034B" w14:textId="77777777" w:rsidR="000945CE" w:rsidRDefault="007E2490">
            <w:pPr>
              <w:widowControl w:val="0"/>
              <w:spacing w:line="240" w:lineRule="auto"/>
              <w:rPr>
                <w:color w:val="999999"/>
              </w:rPr>
            </w:pPr>
            <w:r>
              <w:rPr>
                <w:noProof/>
                <w:lang w:val="es-CO" w:eastAsia="es-CO"/>
              </w:rPr>
              <w:drawing>
                <wp:inline distT="0" distB="0" distL="0" distR="0" wp14:anchorId="4A02B42F" wp14:editId="64C74D55">
                  <wp:extent cx="3008135" cy="2005200"/>
                  <wp:effectExtent l="0" t="0" r="0" b="0"/>
                  <wp:docPr id="7255" name="image21.jpg" descr="Ilustración vectorial del Día Nacional de las Matemáticas el 22 de diciembre."/>
                  <wp:cNvGraphicFramePr/>
                  <a:graphic xmlns:a="http://schemas.openxmlformats.org/drawingml/2006/main">
                    <a:graphicData uri="http://schemas.openxmlformats.org/drawingml/2006/picture">
                      <pic:pic xmlns:pic="http://schemas.openxmlformats.org/drawingml/2006/picture">
                        <pic:nvPicPr>
                          <pic:cNvPr id="0" name="image21.jpg" descr="Ilustración vectorial del Día Nacional de las Matemáticas el 22 de diciembre."/>
                          <pic:cNvPicPr preferRelativeResize="0"/>
                        </pic:nvPicPr>
                        <pic:blipFill>
                          <a:blip r:embed="rId91"/>
                          <a:srcRect/>
                          <a:stretch>
                            <a:fillRect/>
                          </a:stretch>
                        </pic:blipFill>
                        <pic:spPr>
                          <a:xfrm>
                            <a:off x="0" y="0"/>
                            <a:ext cx="3008135" cy="2005200"/>
                          </a:xfrm>
                          <a:prstGeom prst="rect">
                            <a:avLst/>
                          </a:prstGeom>
                          <a:ln/>
                        </pic:spPr>
                      </pic:pic>
                    </a:graphicData>
                  </a:graphic>
                </wp:inline>
              </w:drawing>
            </w:r>
          </w:p>
          <w:p w14:paraId="0000034C" w14:textId="77777777" w:rsidR="000945CE" w:rsidRDefault="000945CE">
            <w:pPr>
              <w:widowControl w:val="0"/>
              <w:spacing w:line="240" w:lineRule="auto"/>
              <w:rPr>
                <w:color w:val="999999"/>
              </w:rPr>
            </w:pPr>
          </w:p>
          <w:p w14:paraId="0000034D" w14:textId="77777777" w:rsidR="000945CE" w:rsidRDefault="007E2490">
            <w:pPr>
              <w:widowControl w:val="0"/>
              <w:spacing w:line="240" w:lineRule="auto"/>
              <w:rPr>
                <w:color w:val="999999"/>
              </w:rPr>
            </w:pPr>
            <w:r>
              <w:rPr>
                <w:b/>
              </w:rPr>
              <w:t xml:space="preserve">Imagen 10: </w:t>
            </w:r>
            <w:r>
              <w:t>835201_ i42</w:t>
            </w:r>
          </w:p>
        </w:tc>
      </w:tr>
      <w:tr w:rsidR="000945CE" w14:paraId="5B27814B" w14:textId="77777777">
        <w:trPr>
          <w:trHeight w:val="420"/>
        </w:trPr>
        <w:tc>
          <w:tcPr>
            <w:tcW w:w="8458" w:type="dxa"/>
            <w:gridSpan w:val="2"/>
            <w:shd w:val="clear" w:color="auto" w:fill="auto"/>
            <w:tcMar>
              <w:top w:w="100" w:type="dxa"/>
              <w:left w:w="100" w:type="dxa"/>
              <w:bottom w:w="100" w:type="dxa"/>
              <w:right w:w="100" w:type="dxa"/>
            </w:tcMar>
          </w:tcPr>
          <w:p w14:paraId="0000034E" w14:textId="77777777" w:rsidR="000945CE" w:rsidRDefault="007E2490">
            <w:pPr>
              <w:widowControl w:val="0"/>
              <w:spacing w:line="240" w:lineRule="auto"/>
              <w:rPr>
                <w:b/>
                <w:color w:val="999999"/>
              </w:rPr>
            </w:pPr>
            <w:r>
              <w:rPr>
                <w:b/>
                <w:color w:val="999999"/>
              </w:rPr>
              <w:t xml:space="preserve">Verdadero </w:t>
            </w:r>
            <w:r>
              <w:rPr>
                <w:color w:val="999999"/>
              </w:rPr>
              <w:t>(correcto)</w:t>
            </w:r>
          </w:p>
          <w:p w14:paraId="0000034F" w14:textId="2DBE7773" w:rsidR="000945CE" w:rsidRDefault="007E2490">
            <w:pPr>
              <w:rPr>
                <w:color w:val="FF0000"/>
              </w:rPr>
            </w:pPr>
            <w:r>
              <w:t xml:space="preserve">¡Correcto! </w:t>
            </w:r>
            <w:r w:rsidR="00D72863">
              <w:t>Las</w:t>
            </w:r>
            <w:r>
              <w:t xml:space="preserve"> matemáticas son muy importantes para poder calcular los parámetros de corte en los procesos de mecanizado.</w:t>
            </w:r>
          </w:p>
        </w:tc>
        <w:tc>
          <w:tcPr>
            <w:tcW w:w="4954" w:type="dxa"/>
            <w:shd w:val="clear" w:color="auto" w:fill="auto"/>
            <w:tcMar>
              <w:top w:w="100" w:type="dxa"/>
              <w:left w:w="100" w:type="dxa"/>
              <w:bottom w:w="100" w:type="dxa"/>
              <w:right w:w="100" w:type="dxa"/>
            </w:tcMar>
          </w:tcPr>
          <w:p w14:paraId="00000351" w14:textId="77777777" w:rsidR="000945CE" w:rsidRDefault="007E2490">
            <w:pPr>
              <w:widowControl w:val="0"/>
              <w:spacing w:line="240" w:lineRule="auto"/>
              <w:rPr>
                <w:color w:val="999999"/>
              </w:rPr>
            </w:pPr>
            <w:r>
              <w:rPr>
                <w:color w:val="999999"/>
              </w:rPr>
              <w:t>Falso</w:t>
            </w:r>
          </w:p>
          <w:p w14:paraId="00000352" w14:textId="7EF9321E" w:rsidR="000945CE" w:rsidRDefault="007E2490">
            <w:pPr>
              <w:pBdr>
                <w:top w:val="nil"/>
                <w:left w:val="nil"/>
                <w:bottom w:val="nil"/>
                <w:right w:val="nil"/>
                <w:between w:val="nil"/>
              </w:pBdr>
              <w:rPr>
                <w:color w:val="000000"/>
              </w:rPr>
            </w:pPr>
            <w:r>
              <w:rPr>
                <w:color w:val="000000"/>
              </w:rPr>
              <w:t>¡Incorrecto! Recuerd</w:t>
            </w:r>
            <w:r w:rsidR="00D72863">
              <w:rPr>
                <w:color w:val="000000"/>
              </w:rPr>
              <w:t>e</w:t>
            </w:r>
            <w:r>
              <w:rPr>
                <w:color w:val="000000"/>
              </w:rPr>
              <w:t xml:space="preserve"> que las matemáticas son muy importantes para poder calcular los parámetros de corte en los procesos de mecanizado.</w:t>
            </w:r>
          </w:p>
          <w:p w14:paraId="00000353" w14:textId="77777777" w:rsidR="000945CE" w:rsidRDefault="000945CE">
            <w:pPr>
              <w:widowControl w:val="0"/>
              <w:spacing w:line="240" w:lineRule="auto"/>
              <w:rPr>
                <w:color w:val="999999"/>
              </w:rPr>
            </w:pPr>
          </w:p>
        </w:tc>
      </w:tr>
      <w:tr w:rsidR="000945CE" w14:paraId="1598132F" w14:textId="77777777">
        <w:trPr>
          <w:trHeight w:val="420"/>
        </w:trPr>
        <w:tc>
          <w:tcPr>
            <w:tcW w:w="8458" w:type="dxa"/>
            <w:gridSpan w:val="2"/>
            <w:shd w:val="clear" w:color="auto" w:fill="auto"/>
            <w:tcMar>
              <w:top w:w="100" w:type="dxa"/>
              <w:left w:w="100" w:type="dxa"/>
              <w:bottom w:w="100" w:type="dxa"/>
              <w:right w:w="100" w:type="dxa"/>
            </w:tcMar>
          </w:tcPr>
          <w:p w14:paraId="00000354" w14:textId="3904A3B5" w:rsidR="000945CE" w:rsidRDefault="007E2490">
            <w:pPr>
              <w:spacing w:after="160" w:line="259" w:lineRule="auto"/>
            </w:pPr>
            <w:r>
              <w:lastRenderedPageBreak/>
              <w:t>En la m</w:t>
            </w:r>
            <w:r w:rsidR="00D72863">
              <w:t>á</w:t>
            </w:r>
            <w:r>
              <w:t>quina fresadora se puede realizar la operación de taladrado siempre y cuando se cuente con la broca de diámetro necesario.</w:t>
            </w:r>
          </w:p>
        </w:tc>
        <w:tc>
          <w:tcPr>
            <w:tcW w:w="4954" w:type="dxa"/>
            <w:shd w:val="clear" w:color="auto" w:fill="auto"/>
            <w:tcMar>
              <w:top w:w="100" w:type="dxa"/>
              <w:left w:w="100" w:type="dxa"/>
              <w:bottom w:w="100" w:type="dxa"/>
              <w:right w:w="100" w:type="dxa"/>
            </w:tcMar>
          </w:tcPr>
          <w:p w14:paraId="00000356" w14:textId="77777777" w:rsidR="000945CE" w:rsidRDefault="007E2490">
            <w:pPr>
              <w:widowControl w:val="0"/>
              <w:spacing w:line="240" w:lineRule="auto"/>
              <w:rPr>
                <w:color w:val="999999"/>
              </w:rPr>
            </w:pPr>
            <w:r>
              <w:rPr>
                <w:noProof/>
                <w:lang w:val="es-CO" w:eastAsia="es-CO"/>
              </w:rPr>
              <w:drawing>
                <wp:inline distT="0" distB="0" distL="0" distR="0" wp14:anchorId="4CEEA30D" wp14:editId="79F1F625">
                  <wp:extent cx="3008135" cy="2005200"/>
                  <wp:effectExtent l="0" t="0" r="0" b="0"/>
                  <wp:docPr id="7281" name="image44.jpg" descr="Los taladros de un taladro eléctrico yacen en un tablero cerca del agujero perforado. Acercamiento de las obras de construcción. Las piezas de madera salen volando de un taladro de metal. El hombre de mano perfora agujeros en una tabla de madera.  "/>
                  <wp:cNvGraphicFramePr/>
                  <a:graphic xmlns:a="http://schemas.openxmlformats.org/drawingml/2006/main">
                    <a:graphicData uri="http://schemas.openxmlformats.org/drawingml/2006/picture">
                      <pic:pic xmlns:pic="http://schemas.openxmlformats.org/drawingml/2006/picture">
                        <pic:nvPicPr>
                          <pic:cNvPr id="0" name="image44.jpg" descr="Los taladros de un taladro eléctrico yacen en un tablero cerca del agujero perforado. Acercamiento de las obras de construcción. Las piezas de madera salen volando de un taladro de metal. El hombre de mano perfora agujeros en una tabla de madera.  "/>
                          <pic:cNvPicPr preferRelativeResize="0"/>
                        </pic:nvPicPr>
                        <pic:blipFill>
                          <a:blip r:embed="rId92"/>
                          <a:srcRect/>
                          <a:stretch>
                            <a:fillRect/>
                          </a:stretch>
                        </pic:blipFill>
                        <pic:spPr>
                          <a:xfrm>
                            <a:off x="0" y="0"/>
                            <a:ext cx="3008135" cy="2005200"/>
                          </a:xfrm>
                          <a:prstGeom prst="rect">
                            <a:avLst/>
                          </a:prstGeom>
                          <a:ln/>
                        </pic:spPr>
                      </pic:pic>
                    </a:graphicData>
                  </a:graphic>
                </wp:inline>
              </w:drawing>
            </w:r>
          </w:p>
          <w:p w14:paraId="00000357" w14:textId="77777777" w:rsidR="000945CE" w:rsidRDefault="007E2490">
            <w:pPr>
              <w:widowControl w:val="0"/>
              <w:spacing w:line="240" w:lineRule="auto"/>
              <w:rPr>
                <w:color w:val="999999"/>
              </w:rPr>
            </w:pPr>
            <w:r>
              <w:rPr>
                <w:b/>
              </w:rPr>
              <w:t xml:space="preserve">Imagen 11: </w:t>
            </w:r>
            <w:r>
              <w:t>835201_ i43</w:t>
            </w:r>
          </w:p>
        </w:tc>
      </w:tr>
      <w:tr w:rsidR="000945CE" w14:paraId="0624ABFF" w14:textId="77777777">
        <w:trPr>
          <w:trHeight w:val="420"/>
        </w:trPr>
        <w:tc>
          <w:tcPr>
            <w:tcW w:w="8458" w:type="dxa"/>
            <w:gridSpan w:val="2"/>
            <w:shd w:val="clear" w:color="auto" w:fill="auto"/>
            <w:tcMar>
              <w:top w:w="100" w:type="dxa"/>
              <w:left w:w="100" w:type="dxa"/>
              <w:bottom w:w="100" w:type="dxa"/>
              <w:right w:w="100" w:type="dxa"/>
            </w:tcMar>
          </w:tcPr>
          <w:p w14:paraId="00000358" w14:textId="77777777" w:rsidR="000945CE" w:rsidRDefault="007E2490">
            <w:pPr>
              <w:widowControl w:val="0"/>
              <w:spacing w:line="240" w:lineRule="auto"/>
              <w:rPr>
                <w:b/>
                <w:color w:val="999999"/>
              </w:rPr>
            </w:pPr>
            <w:r>
              <w:rPr>
                <w:b/>
                <w:color w:val="999999"/>
              </w:rPr>
              <w:t xml:space="preserve">Verdadero </w:t>
            </w:r>
            <w:r>
              <w:rPr>
                <w:color w:val="999999"/>
              </w:rPr>
              <w:t>(correcto)</w:t>
            </w:r>
          </w:p>
          <w:p w14:paraId="00000359" w14:textId="02092582" w:rsidR="000945CE" w:rsidRDefault="007E2490">
            <w:pPr>
              <w:widowControl w:val="0"/>
              <w:spacing w:line="240" w:lineRule="auto"/>
              <w:rPr>
                <w:b/>
                <w:color w:val="999999"/>
              </w:rPr>
            </w:pPr>
            <w:r>
              <w:t xml:space="preserve">¡Correcto! Muy bien, </w:t>
            </w:r>
            <w:r w:rsidR="00D72863">
              <w:t>efectivamente</w:t>
            </w:r>
            <w:r>
              <w:t xml:space="preserve"> en la máquina fresadora se puede realizar la operación de taladrado siempre y cuando se cuente con la broca de diámetro necesario.</w:t>
            </w:r>
          </w:p>
        </w:tc>
        <w:tc>
          <w:tcPr>
            <w:tcW w:w="4954" w:type="dxa"/>
            <w:shd w:val="clear" w:color="auto" w:fill="auto"/>
            <w:tcMar>
              <w:top w:w="100" w:type="dxa"/>
              <w:left w:w="100" w:type="dxa"/>
              <w:bottom w:w="100" w:type="dxa"/>
              <w:right w:w="100" w:type="dxa"/>
            </w:tcMar>
          </w:tcPr>
          <w:p w14:paraId="0000035B" w14:textId="77777777" w:rsidR="000945CE" w:rsidRDefault="007E2490">
            <w:pPr>
              <w:widowControl w:val="0"/>
              <w:spacing w:line="240" w:lineRule="auto"/>
              <w:rPr>
                <w:color w:val="999999"/>
              </w:rPr>
            </w:pPr>
            <w:r>
              <w:rPr>
                <w:color w:val="999999"/>
              </w:rPr>
              <w:t>Falso</w:t>
            </w:r>
          </w:p>
          <w:p w14:paraId="0000035C" w14:textId="33F09C08" w:rsidR="000945CE" w:rsidRDefault="007E2490">
            <w:pPr>
              <w:widowControl w:val="0"/>
              <w:spacing w:line="240" w:lineRule="auto"/>
              <w:rPr>
                <w:color w:val="999999"/>
              </w:rPr>
            </w:pPr>
            <w:r>
              <w:t xml:space="preserve">¡Incorrecto! </w:t>
            </w:r>
            <w:r w:rsidR="00D72863">
              <w:t>En</w:t>
            </w:r>
            <w:r>
              <w:t xml:space="preserve"> la máquina fresadora se puede realizar la operación de taladrado siempre y cuando se cuente con la broca de diámetro necesario.</w:t>
            </w:r>
          </w:p>
        </w:tc>
      </w:tr>
    </w:tbl>
    <w:p w14:paraId="0000035D" w14:textId="77777777" w:rsidR="000945CE" w:rsidRDefault="000945CE">
      <w:pPr>
        <w:rPr>
          <w:b/>
        </w:rPr>
      </w:pPr>
    </w:p>
    <w:p w14:paraId="0000035E" w14:textId="77777777" w:rsidR="000945CE" w:rsidRDefault="000945CE">
      <w:pPr>
        <w:rPr>
          <w:b/>
        </w:rPr>
      </w:pPr>
    </w:p>
    <w:p w14:paraId="0000035F" w14:textId="77777777" w:rsidR="000945CE" w:rsidRDefault="007E2490">
      <w:pPr>
        <w:rPr>
          <w:b/>
        </w:rPr>
      </w:pPr>
      <w:r>
        <w:rPr>
          <w:b/>
        </w:rPr>
        <w:t>MATERIAL COMPLEMENTARIO</w:t>
      </w:r>
    </w:p>
    <w:p w14:paraId="00000360" w14:textId="77777777" w:rsidR="000945CE" w:rsidRDefault="000945CE"/>
    <w:tbl>
      <w:tblPr>
        <w:tblStyle w:val="affff7"/>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4"/>
        <w:gridCol w:w="4163"/>
        <w:gridCol w:w="2409"/>
        <w:gridCol w:w="5625"/>
      </w:tblGrid>
      <w:tr w:rsidR="000945CE" w14:paraId="47E718C6" w14:textId="77777777">
        <w:trPr>
          <w:trHeight w:val="580"/>
        </w:trPr>
        <w:tc>
          <w:tcPr>
            <w:tcW w:w="1215" w:type="dxa"/>
            <w:shd w:val="clear" w:color="auto" w:fill="CFE2F3"/>
            <w:tcMar>
              <w:top w:w="100" w:type="dxa"/>
              <w:left w:w="100" w:type="dxa"/>
              <w:bottom w:w="100" w:type="dxa"/>
              <w:right w:w="100" w:type="dxa"/>
            </w:tcMar>
          </w:tcPr>
          <w:p w14:paraId="00000361" w14:textId="77777777" w:rsidR="000945CE" w:rsidRDefault="007E2490">
            <w:pPr>
              <w:widowControl w:val="0"/>
              <w:pBdr>
                <w:top w:val="nil"/>
                <w:left w:val="nil"/>
                <w:bottom w:val="nil"/>
                <w:right w:val="nil"/>
                <w:between w:val="nil"/>
              </w:pBdr>
              <w:spacing w:line="240" w:lineRule="auto"/>
            </w:pPr>
            <w:r>
              <w:t>Tipo de recurso</w:t>
            </w:r>
          </w:p>
        </w:tc>
        <w:tc>
          <w:tcPr>
            <w:tcW w:w="12197" w:type="dxa"/>
            <w:gridSpan w:val="3"/>
            <w:shd w:val="clear" w:color="auto" w:fill="CFE2F3"/>
            <w:tcMar>
              <w:top w:w="100" w:type="dxa"/>
              <w:left w:w="100" w:type="dxa"/>
              <w:bottom w:w="100" w:type="dxa"/>
              <w:right w:w="100" w:type="dxa"/>
            </w:tcMar>
          </w:tcPr>
          <w:p w14:paraId="00000362" w14:textId="77777777" w:rsidR="000945CE" w:rsidRDefault="007E2490">
            <w:pPr>
              <w:pStyle w:val="Ttulo"/>
              <w:widowControl w:val="0"/>
              <w:spacing w:line="240" w:lineRule="auto"/>
              <w:jc w:val="center"/>
              <w:rPr>
                <w:sz w:val="22"/>
                <w:szCs w:val="22"/>
              </w:rPr>
            </w:pPr>
            <w:bookmarkStart w:id="103" w:name="_heading=h.1t3h5sf" w:colFirst="0" w:colLast="0"/>
            <w:bookmarkEnd w:id="103"/>
            <w:r>
              <w:rPr>
                <w:sz w:val="22"/>
                <w:szCs w:val="22"/>
              </w:rPr>
              <w:t>Material complementario</w:t>
            </w:r>
          </w:p>
        </w:tc>
      </w:tr>
      <w:tr w:rsidR="000945CE" w14:paraId="07AE342F" w14:textId="77777777">
        <w:tc>
          <w:tcPr>
            <w:tcW w:w="1215" w:type="dxa"/>
            <w:shd w:val="clear" w:color="auto" w:fill="auto"/>
            <w:tcMar>
              <w:top w:w="100" w:type="dxa"/>
              <w:left w:w="100" w:type="dxa"/>
              <w:bottom w:w="100" w:type="dxa"/>
              <w:right w:w="100" w:type="dxa"/>
            </w:tcMar>
          </w:tcPr>
          <w:p w14:paraId="00000365" w14:textId="77777777" w:rsidR="000945CE" w:rsidRDefault="007E2490">
            <w:pPr>
              <w:widowControl w:val="0"/>
              <w:pBdr>
                <w:top w:val="nil"/>
                <w:left w:val="nil"/>
                <w:bottom w:val="nil"/>
                <w:right w:val="nil"/>
                <w:between w:val="nil"/>
              </w:pBdr>
              <w:spacing w:line="240" w:lineRule="auto"/>
              <w:jc w:val="center"/>
            </w:pPr>
            <w:r>
              <w:t>Tema</w:t>
            </w:r>
          </w:p>
        </w:tc>
        <w:tc>
          <w:tcPr>
            <w:tcW w:w="4163" w:type="dxa"/>
            <w:shd w:val="clear" w:color="auto" w:fill="auto"/>
            <w:tcMar>
              <w:top w:w="100" w:type="dxa"/>
              <w:left w:w="100" w:type="dxa"/>
              <w:bottom w:w="100" w:type="dxa"/>
              <w:right w:w="100" w:type="dxa"/>
            </w:tcMar>
          </w:tcPr>
          <w:p w14:paraId="00000366" w14:textId="77777777" w:rsidR="000945CE" w:rsidRDefault="007E2490">
            <w:pPr>
              <w:widowControl w:val="0"/>
              <w:pBdr>
                <w:top w:val="nil"/>
                <w:left w:val="nil"/>
                <w:bottom w:val="nil"/>
                <w:right w:val="nil"/>
                <w:between w:val="nil"/>
              </w:pBdr>
              <w:spacing w:line="240" w:lineRule="auto"/>
              <w:jc w:val="center"/>
            </w:pPr>
            <w:r>
              <w:t>Referencia APA del material</w:t>
            </w:r>
          </w:p>
        </w:tc>
        <w:tc>
          <w:tcPr>
            <w:tcW w:w="2409" w:type="dxa"/>
            <w:shd w:val="clear" w:color="auto" w:fill="auto"/>
            <w:tcMar>
              <w:top w:w="100" w:type="dxa"/>
              <w:left w:w="100" w:type="dxa"/>
              <w:bottom w:w="100" w:type="dxa"/>
              <w:right w:w="100" w:type="dxa"/>
            </w:tcMar>
          </w:tcPr>
          <w:p w14:paraId="00000367" w14:textId="77777777" w:rsidR="000945CE" w:rsidRDefault="007E2490">
            <w:pPr>
              <w:widowControl w:val="0"/>
              <w:pBdr>
                <w:top w:val="nil"/>
                <w:left w:val="nil"/>
                <w:bottom w:val="nil"/>
                <w:right w:val="nil"/>
                <w:between w:val="nil"/>
              </w:pBdr>
              <w:spacing w:line="240" w:lineRule="auto"/>
              <w:jc w:val="center"/>
            </w:pPr>
            <w:r>
              <w:t>tipo</w:t>
            </w:r>
          </w:p>
        </w:tc>
        <w:tc>
          <w:tcPr>
            <w:tcW w:w="5625" w:type="dxa"/>
            <w:shd w:val="clear" w:color="auto" w:fill="auto"/>
            <w:tcMar>
              <w:top w:w="100" w:type="dxa"/>
              <w:left w:w="100" w:type="dxa"/>
              <w:bottom w:w="100" w:type="dxa"/>
              <w:right w:w="100" w:type="dxa"/>
            </w:tcMar>
          </w:tcPr>
          <w:p w14:paraId="00000368" w14:textId="77777777" w:rsidR="000945CE" w:rsidRDefault="007E2490">
            <w:pPr>
              <w:widowControl w:val="0"/>
              <w:pBdr>
                <w:top w:val="nil"/>
                <w:left w:val="nil"/>
                <w:bottom w:val="nil"/>
                <w:right w:val="nil"/>
                <w:between w:val="nil"/>
              </w:pBdr>
              <w:spacing w:line="240" w:lineRule="auto"/>
              <w:jc w:val="center"/>
            </w:pPr>
            <w:r>
              <w:t>Enlace</w:t>
            </w:r>
          </w:p>
        </w:tc>
      </w:tr>
      <w:tr w:rsidR="000945CE" w14:paraId="411490CB" w14:textId="77777777">
        <w:tc>
          <w:tcPr>
            <w:tcW w:w="1215" w:type="dxa"/>
            <w:shd w:val="clear" w:color="auto" w:fill="auto"/>
            <w:tcMar>
              <w:top w:w="100" w:type="dxa"/>
              <w:left w:w="100" w:type="dxa"/>
              <w:bottom w:w="100" w:type="dxa"/>
              <w:right w:w="100" w:type="dxa"/>
            </w:tcMar>
          </w:tcPr>
          <w:p w14:paraId="00000369" w14:textId="77777777" w:rsidR="000945CE" w:rsidRDefault="007E2490">
            <w:pPr>
              <w:widowControl w:val="0"/>
              <w:pBdr>
                <w:top w:val="nil"/>
                <w:left w:val="nil"/>
                <w:bottom w:val="nil"/>
                <w:right w:val="nil"/>
                <w:between w:val="nil"/>
              </w:pBdr>
              <w:spacing w:line="240" w:lineRule="auto"/>
              <w:rPr>
                <w:color w:val="B7B7B7"/>
              </w:rPr>
            </w:pPr>
            <w:r>
              <w:t>Materiale</w:t>
            </w:r>
            <w:r>
              <w:lastRenderedPageBreak/>
              <w:t>s</w:t>
            </w:r>
          </w:p>
        </w:tc>
        <w:tc>
          <w:tcPr>
            <w:tcW w:w="4163" w:type="dxa"/>
            <w:shd w:val="clear" w:color="auto" w:fill="auto"/>
            <w:tcMar>
              <w:top w:w="100" w:type="dxa"/>
              <w:left w:w="100" w:type="dxa"/>
              <w:bottom w:w="100" w:type="dxa"/>
              <w:right w:w="100" w:type="dxa"/>
            </w:tcMar>
          </w:tcPr>
          <w:p w14:paraId="4AD35226" w14:textId="5985BF11" w:rsidR="00F004FF" w:rsidRDefault="00F004FF">
            <w:pPr>
              <w:widowControl w:val="0"/>
              <w:pBdr>
                <w:top w:val="nil"/>
                <w:left w:val="nil"/>
                <w:bottom w:val="nil"/>
                <w:right w:val="nil"/>
                <w:between w:val="nil"/>
              </w:pBdr>
              <w:spacing w:line="240" w:lineRule="auto"/>
            </w:pPr>
            <w:r>
              <w:lastRenderedPageBreak/>
              <w:t xml:space="preserve">De máquinas y herramientas (26 de </w:t>
            </w:r>
            <w:r>
              <w:lastRenderedPageBreak/>
              <w:t xml:space="preserve">abril de 2015). </w:t>
            </w:r>
            <w:r w:rsidRPr="00D41C43">
              <w:rPr>
                <w:i/>
              </w:rPr>
              <w:t>Materiales según la norma ISO</w:t>
            </w:r>
            <w:r>
              <w:t>.</w:t>
            </w:r>
            <w:r w:rsidR="0055120B">
              <w:t xml:space="preserve"> Recuperado el 26 de septiembre de 2022.</w:t>
            </w:r>
          </w:p>
          <w:p w14:paraId="0000036A" w14:textId="309EB467" w:rsidR="000945CE" w:rsidRDefault="000945CE">
            <w:pPr>
              <w:widowControl w:val="0"/>
              <w:pBdr>
                <w:top w:val="nil"/>
                <w:left w:val="nil"/>
                <w:bottom w:val="nil"/>
                <w:right w:val="nil"/>
                <w:between w:val="nil"/>
              </w:pBdr>
              <w:spacing w:line="240" w:lineRule="auto"/>
              <w:rPr>
                <w:color w:val="B7B7B7"/>
              </w:rPr>
            </w:pPr>
          </w:p>
        </w:tc>
        <w:tc>
          <w:tcPr>
            <w:tcW w:w="2409" w:type="dxa"/>
            <w:shd w:val="clear" w:color="auto" w:fill="auto"/>
            <w:tcMar>
              <w:top w:w="100" w:type="dxa"/>
              <w:left w:w="100" w:type="dxa"/>
              <w:bottom w:w="100" w:type="dxa"/>
              <w:right w:w="100" w:type="dxa"/>
            </w:tcMar>
          </w:tcPr>
          <w:p w14:paraId="0000036B" w14:textId="77777777" w:rsidR="000945CE" w:rsidRDefault="007E2490">
            <w:pPr>
              <w:widowControl w:val="0"/>
              <w:pBdr>
                <w:top w:val="nil"/>
                <w:left w:val="nil"/>
                <w:bottom w:val="nil"/>
                <w:right w:val="nil"/>
                <w:between w:val="nil"/>
              </w:pBdr>
              <w:spacing w:line="240" w:lineRule="auto"/>
              <w:rPr>
                <w:color w:val="B7B7B7"/>
              </w:rPr>
            </w:pPr>
            <w:r>
              <w:lastRenderedPageBreak/>
              <w:t>Articulo</w:t>
            </w:r>
          </w:p>
        </w:tc>
        <w:tc>
          <w:tcPr>
            <w:tcW w:w="5625" w:type="dxa"/>
            <w:shd w:val="clear" w:color="auto" w:fill="auto"/>
            <w:tcMar>
              <w:top w:w="100" w:type="dxa"/>
              <w:left w:w="100" w:type="dxa"/>
              <w:bottom w:w="100" w:type="dxa"/>
              <w:right w:w="100" w:type="dxa"/>
            </w:tcMar>
          </w:tcPr>
          <w:p w14:paraId="0000036C" w14:textId="77777777" w:rsidR="000945CE" w:rsidRDefault="00000000">
            <w:pPr>
              <w:widowControl w:val="0"/>
              <w:pBdr>
                <w:top w:val="nil"/>
                <w:left w:val="nil"/>
                <w:bottom w:val="nil"/>
                <w:right w:val="nil"/>
                <w:between w:val="nil"/>
              </w:pBdr>
              <w:spacing w:line="240" w:lineRule="auto"/>
              <w:rPr>
                <w:color w:val="B7B7B7"/>
              </w:rPr>
            </w:pPr>
            <w:hyperlink r:id="rId93">
              <w:r w:rsidR="007E2490">
                <w:rPr>
                  <w:color w:val="0000FF"/>
                  <w:u w:val="single"/>
                </w:rPr>
                <w:t>https://www.demaquinasyherramientas.com/mecanizad</w:t>
              </w:r>
              <w:r w:rsidR="007E2490">
                <w:rPr>
                  <w:color w:val="0000FF"/>
                  <w:u w:val="single"/>
                </w:rPr>
                <w:lastRenderedPageBreak/>
                <w:t>o/materiales-segun-la-norma-iso</w:t>
              </w:r>
            </w:hyperlink>
          </w:p>
        </w:tc>
      </w:tr>
      <w:tr w:rsidR="000945CE" w14:paraId="4D038B8B" w14:textId="77777777">
        <w:tc>
          <w:tcPr>
            <w:tcW w:w="1215" w:type="dxa"/>
            <w:shd w:val="clear" w:color="auto" w:fill="auto"/>
            <w:tcMar>
              <w:top w:w="100" w:type="dxa"/>
              <w:left w:w="100" w:type="dxa"/>
              <w:bottom w:w="100" w:type="dxa"/>
              <w:right w:w="100" w:type="dxa"/>
            </w:tcMar>
          </w:tcPr>
          <w:p w14:paraId="0000036D" w14:textId="77777777" w:rsidR="000945CE" w:rsidRPr="00D41C43" w:rsidRDefault="007E2490">
            <w:pPr>
              <w:widowControl w:val="0"/>
              <w:spacing w:line="240" w:lineRule="auto"/>
              <w:rPr>
                <w:color w:val="B7B7B7"/>
                <w:highlight w:val="yellow"/>
              </w:rPr>
            </w:pPr>
            <w:r w:rsidRPr="00D41C43">
              <w:rPr>
                <w:highlight w:val="yellow"/>
              </w:rPr>
              <w:t>CNC</w:t>
            </w:r>
          </w:p>
        </w:tc>
        <w:tc>
          <w:tcPr>
            <w:tcW w:w="4163" w:type="dxa"/>
            <w:shd w:val="clear" w:color="auto" w:fill="auto"/>
            <w:tcMar>
              <w:top w:w="100" w:type="dxa"/>
              <w:left w:w="100" w:type="dxa"/>
              <w:bottom w:w="100" w:type="dxa"/>
              <w:right w:w="100" w:type="dxa"/>
            </w:tcMar>
          </w:tcPr>
          <w:p w14:paraId="0000036E" w14:textId="537BA790" w:rsidR="000945CE" w:rsidRPr="00D41C43" w:rsidRDefault="007E2490">
            <w:pPr>
              <w:widowControl w:val="0"/>
              <w:spacing w:line="240" w:lineRule="auto"/>
              <w:rPr>
                <w:color w:val="B7B7B7"/>
                <w:highlight w:val="yellow"/>
              </w:rPr>
            </w:pPr>
            <w:r w:rsidRPr="00D41C43">
              <w:rPr>
                <w:highlight w:val="yellow"/>
              </w:rPr>
              <w:t xml:space="preserve">Hernández, </w:t>
            </w:r>
            <w:r w:rsidR="003D070F" w:rsidRPr="00D41C43">
              <w:rPr>
                <w:highlight w:val="yellow"/>
              </w:rPr>
              <w:t xml:space="preserve">J. </w:t>
            </w:r>
            <w:r w:rsidRPr="00D41C43">
              <w:rPr>
                <w:highlight w:val="yellow"/>
              </w:rPr>
              <w:t>(2020</w:t>
            </w:r>
            <w:r w:rsidRPr="00D41C43">
              <w:rPr>
                <w:i/>
                <w:highlight w:val="yellow"/>
              </w:rPr>
              <w:t>). Curso básico de CNC</w:t>
            </w:r>
            <w:r w:rsidRPr="00D41C43">
              <w:rPr>
                <w:highlight w:val="yellow"/>
              </w:rPr>
              <w:t>.</w:t>
            </w:r>
            <w:r w:rsidR="00480FE5" w:rsidRPr="00D41C43">
              <w:rPr>
                <w:highlight w:val="yellow"/>
              </w:rPr>
              <w:t xml:space="preserve"> Recuperado el 26 de septiembre de 2022.</w:t>
            </w:r>
          </w:p>
        </w:tc>
        <w:tc>
          <w:tcPr>
            <w:tcW w:w="2409" w:type="dxa"/>
            <w:shd w:val="clear" w:color="auto" w:fill="auto"/>
            <w:tcMar>
              <w:top w:w="100" w:type="dxa"/>
              <w:left w:w="100" w:type="dxa"/>
              <w:bottom w:w="100" w:type="dxa"/>
              <w:right w:w="100" w:type="dxa"/>
            </w:tcMar>
          </w:tcPr>
          <w:p w14:paraId="0000036F" w14:textId="77777777" w:rsidR="000945CE" w:rsidRPr="00D41C43" w:rsidRDefault="007E2490">
            <w:pPr>
              <w:widowControl w:val="0"/>
              <w:spacing w:line="240" w:lineRule="auto"/>
              <w:rPr>
                <w:color w:val="B7B7B7"/>
                <w:highlight w:val="yellow"/>
              </w:rPr>
            </w:pPr>
            <w:r w:rsidRPr="00D41C43">
              <w:rPr>
                <w:highlight w:val="yellow"/>
              </w:rPr>
              <w:t>Presentación</w:t>
            </w:r>
          </w:p>
        </w:tc>
        <w:tc>
          <w:tcPr>
            <w:tcW w:w="5625" w:type="dxa"/>
            <w:shd w:val="clear" w:color="auto" w:fill="auto"/>
            <w:tcMar>
              <w:top w:w="100" w:type="dxa"/>
              <w:left w:w="100" w:type="dxa"/>
              <w:bottom w:w="100" w:type="dxa"/>
              <w:right w:w="100" w:type="dxa"/>
            </w:tcMar>
          </w:tcPr>
          <w:p w14:paraId="00000370" w14:textId="77777777" w:rsidR="000945CE" w:rsidRPr="00D41C43" w:rsidRDefault="007E2490">
            <w:pPr>
              <w:widowControl w:val="0"/>
              <w:spacing w:line="240" w:lineRule="auto"/>
              <w:rPr>
                <w:color w:val="B7B7B7"/>
                <w:highlight w:val="yellow"/>
              </w:rPr>
            </w:pPr>
            <w:r w:rsidRPr="00D41C43">
              <w:rPr>
                <w:highlight w:val="yellow"/>
              </w:rPr>
              <w:t>https://slideplayer.es/slide/17991266/</w:t>
            </w:r>
          </w:p>
        </w:tc>
      </w:tr>
      <w:tr w:rsidR="000945CE" w14:paraId="1C0D3E7F" w14:textId="77777777">
        <w:tc>
          <w:tcPr>
            <w:tcW w:w="1215" w:type="dxa"/>
            <w:shd w:val="clear" w:color="auto" w:fill="auto"/>
            <w:tcMar>
              <w:top w:w="100" w:type="dxa"/>
              <w:left w:w="100" w:type="dxa"/>
              <w:bottom w:w="100" w:type="dxa"/>
              <w:right w:w="100" w:type="dxa"/>
            </w:tcMar>
          </w:tcPr>
          <w:p w14:paraId="00000371" w14:textId="77777777" w:rsidR="000945CE" w:rsidRDefault="007E2490">
            <w:pPr>
              <w:widowControl w:val="0"/>
              <w:spacing w:line="240" w:lineRule="auto"/>
              <w:rPr>
                <w:color w:val="B7B7B7"/>
              </w:rPr>
            </w:pPr>
            <w:r>
              <w:t>CAD/CAM</w:t>
            </w:r>
          </w:p>
        </w:tc>
        <w:tc>
          <w:tcPr>
            <w:tcW w:w="4163" w:type="dxa"/>
            <w:shd w:val="clear" w:color="auto" w:fill="auto"/>
            <w:tcMar>
              <w:top w:w="100" w:type="dxa"/>
              <w:left w:w="100" w:type="dxa"/>
              <w:bottom w:w="100" w:type="dxa"/>
              <w:right w:w="100" w:type="dxa"/>
            </w:tcMar>
          </w:tcPr>
          <w:p w14:paraId="00000372" w14:textId="01B15E7C" w:rsidR="000945CE" w:rsidRDefault="007E2490">
            <w:pPr>
              <w:widowControl w:val="0"/>
              <w:spacing w:line="240" w:lineRule="auto"/>
              <w:rPr>
                <w:color w:val="B7B7B7"/>
              </w:rPr>
            </w:pPr>
            <w:proofErr w:type="spellStart"/>
            <w:r>
              <w:t>Perez</w:t>
            </w:r>
            <w:proofErr w:type="spellEnd"/>
            <w:r w:rsidR="00AB08F0">
              <w:t xml:space="preserve"> C</w:t>
            </w:r>
            <w:r>
              <w:t>amps</w:t>
            </w:r>
            <w:r w:rsidR="00AB08F0">
              <w:t>.</w:t>
            </w:r>
            <w:r>
              <w:t xml:space="preserve"> (</w:t>
            </w:r>
            <w:r w:rsidR="00AB08F0">
              <w:t>s.f.</w:t>
            </w:r>
            <w:r>
              <w:t>)</w:t>
            </w:r>
            <w:r w:rsidR="00AB08F0">
              <w:t xml:space="preserve">. </w:t>
            </w:r>
            <w:r w:rsidR="00AB08F0" w:rsidRPr="00D41C43">
              <w:rPr>
                <w:i/>
              </w:rPr>
              <w:t>Qué es CAD/CAM</w:t>
            </w:r>
            <w:r w:rsidR="00AB08F0">
              <w:t xml:space="preserve">. </w:t>
            </w:r>
            <w:r w:rsidR="004F57DE" w:rsidRPr="00C653B0">
              <w:rPr>
                <w:i/>
                <w:color w:val="000000"/>
                <w:lang w:val="en-US"/>
              </w:rPr>
              <w:t>[Web log post]</w:t>
            </w:r>
            <w:r w:rsidR="004F57DE" w:rsidRPr="00C653B0">
              <w:rPr>
                <w:color w:val="000000"/>
                <w:lang w:val="en-US"/>
              </w:rPr>
              <w:t>.</w:t>
            </w:r>
            <w:r w:rsidR="004F57DE">
              <w:rPr>
                <w:color w:val="000000"/>
                <w:lang w:val="en-US"/>
              </w:rPr>
              <w:t xml:space="preserve"> </w:t>
            </w:r>
            <w:r w:rsidR="004F57DE" w:rsidRPr="00C653B0">
              <w:rPr>
                <w:lang w:val="en-US"/>
              </w:rPr>
              <w:t>Blogspot.</w:t>
            </w:r>
          </w:p>
        </w:tc>
        <w:tc>
          <w:tcPr>
            <w:tcW w:w="2409" w:type="dxa"/>
            <w:shd w:val="clear" w:color="auto" w:fill="auto"/>
            <w:tcMar>
              <w:top w:w="100" w:type="dxa"/>
              <w:left w:w="100" w:type="dxa"/>
              <w:bottom w:w="100" w:type="dxa"/>
              <w:right w:w="100" w:type="dxa"/>
            </w:tcMar>
          </w:tcPr>
          <w:p w14:paraId="00000373" w14:textId="77777777" w:rsidR="000945CE" w:rsidRDefault="007E2490">
            <w:pPr>
              <w:widowControl w:val="0"/>
              <w:spacing w:line="240" w:lineRule="auto"/>
              <w:rPr>
                <w:color w:val="B7B7B7"/>
              </w:rPr>
            </w:pPr>
            <w:r>
              <w:t>Artículo</w:t>
            </w:r>
          </w:p>
        </w:tc>
        <w:tc>
          <w:tcPr>
            <w:tcW w:w="5625" w:type="dxa"/>
            <w:shd w:val="clear" w:color="auto" w:fill="auto"/>
            <w:tcMar>
              <w:top w:w="100" w:type="dxa"/>
              <w:left w:w="100" w:type="dxa"/>
              <w:bottom w:w="100" w:type="dxa"/>
              <w:right w:w="100" w:type="dxa"/>
            </w:tcMar>
          </w:tcPr>
          <w:p w14:paraId="00000374" w14:textId="77777777" w:rsidR="000945CE" w:rsidRDefault="00000000">
            <w:pPr>
              <w:widowControl w:val="0"/>
              <w:spacing w:line="240" w:lineRule="auto"/>
              <w:rPr>
                <w:color w:val="B7B7B7"/>
              </w:rPr>
            </w:pPr>
            <w:hyperlink r:id="rId94">
              <w:r w:rsidR="007E2490">
                <w:rPr>
                  <w:color w:val="0000FF"/>
                  <w:u w:val="single"/>
                </w:rPr>
                <w:t>https://perezcamps.com/es/que-es-cam-cad/</w:t>
              </w:r>
            </w:hyperlink>
          </w:p>
        </w:tc>
      </w:tr>
      <w:tr w:rsidR="000945CE" w14:paraId="4323504C" w14:textId="77777777">
        <w:tc>
          <w:tcPr>
            <w:tcW w:w="1215" w:type="dxa"/>
            <w:shd w:val="clear" w:color="auto" w:fill="auto"/>
            <w:tcMar>
              <w:top w:w="100" w:type="dxa"/>
              <w:left w:w="100" w:type="dxa"/>
              <w:bottom w:w="100" w:type="dxa"/>
              <w:right w:w="100" w:type="dxa"/>
            </w:tcMar>
          </w:tcPr>
          <w:p w14:paraId="00000375" w14:textId="77777777" w:rsidR="000945CE" w:rsidRPr="00D41C43" w:rsidRDefault="007E2490">
            <w:pPr>
              <w:widowControl w:val="0"/>
              <w:spacing w:line="240" w:lineRule="auto"/>
              <w:rPr>
                <w:color w:val="B7B7B7"/>
                <w:highlight w:val="yellow"/>
              </w:rPr>
            </w:pPr>
            <w:r w:rsidRPr="00D41C43">
              <w:rPr>
                <w:highlight w:val="yellow"/>
              </w:rPr>
              <w:t>PLM</w:t>
            </w:r>
          </w:p>
        </w:tc>
        <w:tc>
          <w:tcPr>
            <w:tcW w:w="4163" w:type="dxa"/>
            <w:shd w:val="clear" w:color="auto" w:fill="auto"/>
            <w:tcMar>
              <w:top w:w="100" w:type="dxa"/>
              <w:left w:w="100" w:type="dxa"/>
              <w:bottom w:w="100" w:type="dxa"/>
              <w:right w:w="100" w:type="dxa"/>
            </w:tcMar>
          </w:tcPr>
          <w:p w14:paraId="00000376" w14:textId="00980D38" w:rsidR="000945CE" w:rsidRPr="00D41C43" w:rsidRDefault="00F76938">
            <w:pPr>
              <w:widowControl w:val="0"/>
              <w:spacing w:line="240" w:lineRule="auto"/>
              <w:rPr>
                <w:color w:val="B7B7B7"/>
                <w:highlight w:val="yellow"/>
              </w:rPr>
            </w:pPr>
            <w:r w:rsidRPr="00D41C43">
              <w:rPr>
                <w:highlight w:val="yellow"/>
              </w:rPr>
              <w:t>Siemens. (2022). Fabricación asistida por ordenador (CAM</w:t>
            </w:r>
            <w:r w:rsidR="00D72863" w:rsidRPr="00D41C43">
              <w:rPr>
                <w:highlight w:val="yellow"/>
              </w:rPr>
              <w:t xml:space="preserve">). </w:t>
            </w:r>
            <w:r w:rsidR="009823A1" w:rsidRPr="00D41C43">
              <w:rPr>
                <w:highlight w:val="yellow"/>
              </w:rPr>
              <w:t xml:space="preserve">Recuperado el 26 de septiembre de 2022. </w:t>
            </w:r>
          </w:p>
        </w:tc>
        <w:tc>
          <w:tcPr>
            <w:tcW w:w="2409" w:type="dxa"/>
            <w:shd w:val="clear" w:color="auto" w:fill="auto"/>
            <w:tcMar>
              <w:top w:w="100" w:type="dxa"/>
              <w:left w:w="100" w:type="dxa"/>
              <w:bottom w:w="100" w:type="dxa"/>
              <w:right w:w="100" w:type="dxa"/>
            </w:tcMar>
          </w:tcPr>
          <w:p w14:paraId="00000377" w14:textId="77777777" w:rsidR="000945CE" w:rsidRPr="00D41C43" w:rsidRDefault="007E2490">
            <w:pPr>
              <w:widowControl w:val="0"/>
              <w:spacing w:line="240" w:lineRule="auto"/>
              <w:rPr>
                <w:color w:val="B7B7B7"/>
                <w:highlight w:val="yellow"/>
              </w:rPr>
            </w:pPr>
            <w:r w:rsidRPr="00D41C43">
              <w:rPr>
                <w:highlight w:val="yellow"/>
              </w:rPr>
              <w:t>Artículo</w:t>
            </w:r>
          </w:p>
        </w:tc>
        <w:tc>
          <w:tcPr>
            <w:tcW w:w="5625" w:type="dxa"/>
            <w:shd w:val="clear" w:color="auto" w:fill="auto"/>
            <w:tcMar>
              <w:top w:w="100" w:type="dxa"/>
              <w:left w:w="100" w:type="dxa"/>
              <w:bottom w:w="100" w:type="dxa"/>
              <w:right w:w="100" w:type="dxa"/>
            </w:tcMar>
          </w:tcPr>
          <w:p w14:paraId="00000378" w14:textId="77777777" w:rsidR="000945CE" w:rsidRPr="00D41C43" w:rsidRDefault="007E2490">
            <w:pPr>
              <w:widowControl w:val="0"/>
              <w:spacing w:line="240" w:lineRule="auto"/>
              <w:rPr>
                <w:color w:val="B7B7B7"/>
                <w:highlight w:val="yellow"/>
              </w:rPr>
            </w:pPr>
            <w:r w:rsidRPr="00D41C43">
              <w:rPr>
                <w:highlight w:val="yellow"/>
              </w:rPr>
              <w:t>https://www.plm.automation.siemens.com/global/es/our-story/glossary/computer-aided-manufacturing-cam/13139</w:t>
            </w:r>
          </w:p>
        </w:tc>
      </w:tr>
    </w:tbl>
    <w:p w14:paraId="00000379" w14:textId="77777777" w:rsidR="000945CE" w:rsidRDefault="000945CE"/>
    <w:p w14:paraId="0000037A" w14:textId="77777777" w:rsidR="000945CE" w:rsidRDefault="000945CE">
      <w:pPr>
        <w:rPr>
          <w:b/>
        </w:rPr>
      </w:pPr>
      <w:bookmarkStart w:id="104" w:name="_heading=h.4d34og8" w:colFirst="0" w:colLast="0"/>
      <w:bookmarkEnd w:id="104"/>
    </w:p>
    <w:p w14:paraId="0000037B" w14:textId="77777777" w:rsidR="000945CE" w:rsidRDefault="007E2490">
      <w:pPr>
        <w:rPr>
          <w:b/>
        </w:rPr>
      </w:pPr>
      <w:r>
        <w:rPr>
          <w:b/>
        </w:rPr>
        <w:t>GLOSARIO</w:t>
      </w:r>
    </w:p>
    <w:p w14:paraId="0000037C" w14:textId="77777777" w:rsidR="000945CE" w:rsidRDefault="000945CE"/>
    <w:p w14:paraId="0000037D" w14:textId="77777777" w:rsidR="000945CE" w:rsidRDefault="000945CE"/>
    <w:tbl>
      <w:tblPr>
        <w:tblStyle w:val="a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0945CE" w14:paraId="3CCC5C5C" w14:textId="77777777">
        <w:trPr>
          <w:trHeight w:val="657"/>
        </w:trPr>
        <w:tc>
          <w:tcPr>
            <w:tcW w:w="1655" w:type="dxa"/>
            <w:shd w:val="clear" w:color="auto" w:fill="C9DAF8"/>
            <w:tcMar>
              <w:top w:w="100" w:type="dxa"/>
              <w:left w:w="100" w:type="dxa"/>
              <w:bottom w:w="100" w:type="dxa"/>
              <w:right w:w="100" w:type="dxa"/>
            </w:tcMar>
          </w:tcPr>
          <w:p w14:paraId="0000037E" w14:textId="77777777" w:rsidR="000945CE" w:rsidRDefault="007E2490">
            <w:pPr>
              <w:widowControl w:val="0"/>
              <w:pBdr>
                <w:top w:val="nil"/>
                <w:left w:val="nil"/>
                <w:bottom w:val="nil"/>
                <w:right w:val="nil"/>
                <w:between w:val="nil"/>
              </w:pBdr>
              <w:spacing w:line="240" w:lineRule="auto"/>
              <w:rPr>
                <w:b/>
              </w:rPr>
            </w:pPr>
            <w:r>
              <w:rPr>
                <w:b/>
              </w:rPr>
              <w:t>Tipo de recurso</w:t>
            </w:r>
          </w:p>
        </w:tc>
        <w:tc>
          <w:tcPr>
            <w:tcW w:w="11757" w:type="dxa"/>
            <w:shd w:val="clear" w:color="auto" w:fill="C9DAF8"/>
            <w:tcMar>
              <w:top w:w="100" w:type="dxa"/>
              <w:left w:w="100" w:type="dxa"/>
              <w:bottom w:w="100" w:type="dxa"/>
              <w:right w:w="100" w:type="dxa"/>
            </w:tcMar>
          </w:tcPr>
          <w:p w14:paraId="0000037F" w14:textId="77777777" w:rsidR="000945CE" w:rsidRDefault="007E2490">
            <w:pPr>
              <w:pStyle w:val="Ttulo"/>
              <w:jc w:val="center"/>
              <w:rPr>
                <w:sz w:val="22"/>
                <w:szCs w:val="22"/>
              </w:rPr>
            </w:pPr>
            <w:bookmarkStart w:id="105" w:name="_heading=h.2s8eyo1" w:colFirst="0" w:colLast="0"/>
            <w:bookmarkEnd w:id="105"/>
            <w:r>
              <w:rPr>
                <w:sz w:val="22"/>
                <w:szCs w:val="22"/>
              </w:rPr>
              <w:t>Glosario</w:t>
            </w:r>
          </w:p>
        </w:tc>
      </w:tr>
      <w:tr w:rsidR="000945CE" w14:paraId="07000CB8" w14:textId="77777777">
        <w:tc>
          <w:tcPr>
            <w:tcW w:w="1655" w:type="dxa"/>
            <w:shd w:val="clear" w:color="auto" w:fill="auto"/>
            <w:tcMar>
              <w:top w:w="100" w:type="dxa"/>
              <w:left w:w="100" w:type="dxa"/>
              <w:bottom w:w="100" w:type="dxa"/>
              <w:right w:w="100" w:type="dxa"/>
            </w:tcMar>
          </w:tcPr>
          <w:p w14:paraId="00000380" w14:textId="643FD243" w:rsidR="000945CE" w:rsidRDefault="007E2490">
            <w:pPr>
              <w:widowControl w:val="0"/>
              <w:pBdr>
                <w:top w:val="nil"/>
                <w:left w:val="nil"/>
                <w:bottom w:val="nil"/>
                <w:right w:val="nil"/>
                <w:between w:val="nil"/>
              </w:pBdr>
              <w:spacing w:line="240" w:lineRule="auto"/>
            </w:pPr>
            <w:r>
              <w:t>Buril</w:t>
            </w:r>
          </w:p>
        </w:tc>
        <w:tc>
          <w:tcPr>
            <w:tcW w:w="11757" w:type="dxa"/>
            <w:shd w:val="clear" w:color="auto" w:fill="auto"/>
            <w:tcMar>
              <w:top w:w="100" w:type="dxa"/>
              <w:left w:w="100" w:type="dxa"/>
              <w:bottom w:w="100" w:type="dxa"/>
              <w:right w:w="100" w:type="dxa"/>
            </w:tcMar>
          </w:tcPr>
          <w:p w14:paraId="00000381" w14:textId="77777777" w:rsidR="000945CE" w:rsidRDefault="007E2490">
            <w:pPr>
              <w:widowControl w:val="0"/>
              <w:pBdr>
                <w:top w:val="nil"/>
                <w:left w:val="nil"/>
                <w:bottom w:val="nil"/>
                <w:right w:val="nil"/>
                <w:between w:val="nil"/>
              </w:pBdr>
              <w:spacing w:line="240" w:lineRule="auto"/>
            </w:pPr>
            <w:r>
              <w:t>herramienta de corte con la que trabaja un torno</w:t>
            </w:r>
          </w:p>
        </w:tc>
      </w:tr>
      <w:tr w:rsidR="000945CE" w14:paraId="27F49369" w14:textId="77777777">
        <w:tc>
          <w:tcPr>
            <w:tcW w:w="1655" w:type="dxa"/>
            <w:shd w:val="clear" w:color="auto" w:fill="auto"/>
            <w:tcMar>
              <w:top w:w="100" w:type="dxa"/>
              <w:left w:w="100" w:type="dxa"/>
              <w:bottom w:w="100" w:type="dxa"/>
              <w:right w:w="100" w:type="dxa"/>
            </w:tcMar>
          </w:tcPr>
          <w:p w14:paraId="00000382" w14:textId="7F722F78" w:rsidR="000945CE" w:rsidRDefault="007E2490">
            <w:pPr>
              <w:widowControl w:val="0"/>
              <w:pBdr>
                <w:top w:val="nil"/>
                <w:left w:val="nil"/>
                <w:bottom w:val="nil"/>
                <w:right w:val="nil"/>
                <w:between w:val="nil"/>
              </w:pBdr>
              <w:spacing w:line="240" w:lineRule="auto"/>
              <w:rPr>
                <w:color w:val="B7B7B7"/>
              </w:rPr>
            </w:pPr>
            <w:r>
              <w:t>CAD</w:t>
            </w:r>
          </w:p>
        </w:tc>
        <w:tc>
          <w:tcPr>
            <w:tcW w:w="11757" w:type="dxa"/>
            <w:shd w:val="clear" w:color="auto" w:fill="auto"/>
            <w:tcMar>
              <w:top w:w="100" w:type="dxa"/>
              <w:left w:w="100" w:type="dxa"/>
              <w:bottom w:w="100" w:type="dxa"/>
              <w:right w:w="100" w:type="dxa"/>
            </w:tcMar>
          </w:tcPr>
          <w:p w14:paraId="00000383" w14:textId="77777777" w:rsidR="000945CE" w:rsidRDefault="007E2490">
            <w:pPr>
              <w:widowControl w:val="0"/>
              <w:pBdr>
                <w:top w:val="nil"/>
                <w:left w:val="nil"/>
                <w:bottom w:val="nil"/>
                <w:right w:val="nil"/>
                <w:between w:val="nil"/>
              </w:pBdr>
              <w:spacing w:line="240" w:lineRule="auto"/>
              <w:rPr>
                <w:color w:val="B7B7B7"/>
              </w:rPr>
            </w:pPr>
            <w:r>
              <w:t xml:space="preserve">del inglés </w:t>
            </w:r>
            <w:proofErr w:type="spellStart"/>
            <w:r w:rsidRPr="00D41C43">
              <w:rPr>
                <w:i/>
              </w:rPr>
              <w:t>Computer</w:t>
            </w:r>
            <w:proofErr w:type="spellEnd"/>
            <w:r w:rsidRPr="00D41C43">
              <w:rPr>
                <w:i/>
              </w:rPr>
              <w:t xml:space="preserve"> </w:t>
            </w:r>
            <w:proofErr w:type="spellStart"/>
            <w:r w:rsidRPr="00D41C43">
              <w:rPr>
                <w:i/>
              </w:rPr>
              <w:t>Aided</w:t>
            </w:r>
            <w:proofErr w:type="spellEnd"/>
            <w:r w:rsidRPr="00D41C43">
              <w:rPr>
                <w:i/>
              </w:rPr>
              <w:t xml:space="preserve"> </w:t>
            </w:r>
            <w:proofErr w:type="spellStart"/>
            <w:r w:rsidRPr="00D41C43">
              <w:rPr>
                <w:i/>
              </w:rPr>
              <w:t>Design</w:t>
            </w:r>
            <w:proofErr w:type="spellEnd"/>
            <w:r>
              <w:t>, o diseño asistido por el computador</w:t>
            </w:r>
          </w:p>
        </w:tc>
      </w:tr>
      <w:tr w:rsidR="000945CE" w14:paraId="6CC7EF32" w14:textId="77777777">
        <w:tc>
          <w:tcPr>
            <w:tcW w:w="1655" w:type="dxa"/>
            <w:shd w:val="clear" w:color="auto" w:fill="auto"/>
            <w:tcMar>
              <w:top w:w="100" w:type="dxa"/>
              <w:left w:w="100" w:type="dxa"/>
              <w:bottom w:w="100" w:type="dxa"/>
              <w:right w:w="100" w:type="dxa"/>
            </w:tcMar>
          </w:tcPr>
          <w:p w14:paraId="00000384" w14:textId="5A940DAC" w:rsidR="000945CE" w:rsidRDefault="007E2490">
            <w:pPr>
              <w:widowControl w:val="0"/>
              <w:spacing w:line="240" w:lineRule="auto"/>
              <w:rPr>
                <w:color w:val="B7B7B7"/>
              </w:rPr>
            </w:pPr>
            <w:r>
              <w:t>CAM</w:t>
            </w:r>
          </w:p>
        </w:tc>
        <w:tc>
          <w:tcPr>
            <w:tcW w:w="11757" w:type="dxa"/>
            <w:shd w:val="clear" w:color="auto" w:fill="auto"/>
            <w:tcMar>
              <w:top w:w="100" w:type="dxa"/>
              <w:left w:w="100" w:type="dxa"/>
              <w:bottom w:w="100" w:type="dxa"/>
              <w:right w:w="100" w:type="dxa"/>
            </w:tcMar>
          </w:tcPr>
          <w:p w14:paraId="00000385" w14:textId="77777777" w:rsidR="000945CE" w:rsidRDefault="007E2490">
            <w:pPr>
              <w:widowControl w:val="0"/>
              <w:spacing w:line="240" w:lineRule="auto"/>
              <w:rPr>
                <w:color w:val="B7B7B7"/>
              </w:rPr>
            </w:pPr>
            <w:r>
              <w:t xml:space="preserve">del inglés </w:t>
            </w:r>
            <w:proofErr w:type="spellStart"/>
            <w:r w:rsidRPr="00D41C43">
              <w:rPr>
                <w:i/>
              </w:rPr>
              <w:t>Computer</w:t>
            </w:r>
            <w:proofErr w:type="spellEnd"/>
            <w:r w:rsidRPr="00D41C43">
              <w:rPr>
                <w:i/>
              </w:rPr>
              <w:t xml:space="preserve"> </w:t>
            </w:r>
            <w:proofErr w:type="spellStart"/>
            <w:r w:rsidRPr="00D41C43">
              <w:rPr>
                <w:i/>
              </w:rPr>
              <w:t>Aided</w:t>
            </w:r>
            <w:proofErr w:type="spellEnd"/>
            <w:r w:rsidRPr="00D41C43">
              <w:rPr>
                <w:i/>
              </w:rPr>
              <w:t xml:space="preserve"> Manufacture</w:t>
            </w:r>
            <w:r>
              <w:t>, o fabricación asistida por computador</w:t>
            </w:r>
          </w:p>
        </w:tc>
      </w:tr>
      <w:tr w:rsidR="000945CE" w14:paraId="4D303904" w14:textId="77777777">
        <w:tc>
          <w:tcPr>
            <w:tcW w:w="1655" w:type="dxa"/>
            <w:shd w:val="clear" w:color="auto" w:fill="auto"/>
            <w:tcMar>
              <w:top w:w="100" w:type="dxa"/>
              <w:left w:w="100" w:type="dxa"/>
              <w:bottom w:w="100" w:type="dxa"/>
              <w:right w:w="100" w:type="dxa"/>
            </w:tcMar>
          </w:tcPr>
          <w:p w14:paraId="00000386" w14:textId="7CDD5BB8" w:rsidR="000945CE" w:rsidRDefault="007E2490">
            <w:pPr>
              <w:widowControl w:val="0"/>
              <w:spacing w:line="240" w:lineRule="auto"/>
              <w:rPr>
                <w:color w:val="B7B7B7"/>
              </w:rPr>
            </w:pPr>
            <w:r>
              <w:lastRenderedPageBreak/>
              <w:t>CNC</w:t>
            </w:r>
          </w:p>
        </w:tc>
        <w:tc>
          <w:tcPr>
            <w:tcW w:w="11757" w:type="dxa"/>
            <w:shd w:val="clear" w:color="auto" w:fill="auto"/>
            <w:tcMar>
              <w:top w:w="100" w:type="dxa"/>
              <w:left w:w="100" w:type="dxa"/>
              <w:bottom w:w="100" w:type="dxa"/>
              <w:right w:w="100" w:type="dxa"/>
            </w:tcMar>
          </w:tcPr>
          <w:p w14:paraId="00000387" w14:textId="77777777" w:rsidR="000945CE" w:rsidRDefault="007E2490">
            <w:pPr>
              <w:widowControl w:val="0"/>
              <w:spacing w:line="240" w:lineRule="auto"/>
              <w:rPr>
                <w:color w:val="B7B7B7"/>
              </w:rPr>
            </w:pPr>
            <w:r>
              <w:t>control numérico computarizado</w:t>
            </w:r>
          </w:p>
        </w:tc>
      </w:tr>
      <w:tr w:rsidR="000945CE" w14:paraId="4E081F00" w14:textId="77777777">
        <w:tc>
          <w:tcPr>
            <w:tcW w:w="1655" w:type="dxa"/>
            <w:shd w:val="clear" w:color="auto" w:fill="auto"/>
            <w:tcMar>
              <w:top w:w="100" w:type="dxa"/>
              <w:left w:w="100" w:type="dxa"/>
              <w:bottom w:w="100" w:type="dxa"/>
              <w:right w:w="100" w:type="dxa"/>
            </w:tcMar>
          </w:tcPr>
          <w:p w14:paraId="00000388" w14:textId="531492AF" w:rsidR="000945CE" w:rsidRDefault="007E2490">
            <w:pPr>
              <w:widowControl w:val="0"/>
              <w:spacing w:line="240" w:lineRule="auto"/>
            </w:pPr>
            <w:r>
              <w:t>Fresa</w:t>
            </w:r>
          </w:p>
        </w:tc>
        <w:tc>
          <w:tcPr>
            <w:tcW w:w="11757" w:type="dxa"/>
            <w:shd w:val="clear" w:color="auto" w:fill="auto"/>
            <w:tcMar>
              <w:top w:w="100" w:type="dxa"/>
              <w:left w:w="100" w:type="dxa"/>
              <w:bottom w:w="100" w:type="dxa"/>
              <w:right w:w="100" w:type="dxa"/>
            </w:tcMar>
          </w:tcPr>
          <w:p w14:paraId="00000389" w14:textId="77777777" w:rsidR="000945CE" w:rsidRDefault="007E2490">
            <w:pPr>
              <w:widowControl w:val="0"/>
              <w:spacing w:line="240" w:lineRule="auto"/>
            </w:pPr>
            <w:r>
              <w:t>herramienta de corte con la que trabaja una fresadora o un centro de mecanizado</w:t>
            </w:r>
          </w:p>
        </w:tc>
      </w:tr>
      <w:tr w:rsidR="000945CE" w14:paraId="289A26F5" w14:textId="77777777">
        <w:tc>
          <w:tcPr>
            <w:tcW w:w="1655" w:type="dxa"/>
            <w:shd w:val="clear" w:color="auto" w:fill="auto"/>
            <w:tcMar>
              <w:top w:w="100" w:type="dxa"/>
              <w:left w:w="100" w:type="dxa"/>
              <w:bottom w:w="100" w:type="dxa"/>
              <w:right w:w="100" w:type="dxa"/>
            </w:tcMar>
          </w:tcPr>
          <w:p w14:paraId="0000038A" w14:textId="574C32B1" w:rsidR="000945CE" w:rsidRDefault="007E2490">
            <w:pPr>
              <w:widowControl w:val="0"/>
              <w:spacing w:line="240" w:lineRule="auto"/>
            </w:pPr>
            <w:r>
              <w:t>Husillo</w:t>
            </w:r>
          </w:p>
        </w:tc>
        <w:tc>
          <w:tcPr>
            <w:tcW w:w="11757" w:type="dxa"/>
            <w:shd w:val="clear" w:color="auto" w:fill="auto"/>
            <w:tcMar>
              <w:top w:w="100" w:type="dxa"/>
              <w:left w:w="100" w:type="dxa"/>
              <w:bottom w:w="100" w:type="dxa"/>
              <w:right w:w="100" w:type="dxa"/>
            </w:tcMar>
          </w:tcPr>
          <w:p w14:paraId="0000038B" w14:textId="77777777" w:rsidR="000945CE" w:rsidRDefault="007E2490">
            <w:pPr>
              <w:widowControl w:val="0"/>
              <w:spacing w:line="240" w:lineRule="auto"/>
            </w:pPr>
            <w:r>
              <w:t>parte de la máquina herramienta que gira y sostiene accesorios para fijar herramientas o materiales</w:t>
            </w:r>
          </w:p>
        </w:tc>
      </w:tr>
      <w:tr w:rsidR="000945CE" w14:paraId="3CD54452" w14:textId="77777777">
        <w:tc>
          <w:tcPr>
            <w:tcW w:w="1655" w:type="dxa"/>
            <w:shd w:val="clear" w:color="auto" w:fill="auto"/>
            <w:tcMar>
              <w:top w:w="100" w:type="dxa"/>
              <w:left w:w="100" w:type="dxa"/>
              <w:bottom w:w="100" w:type="dxa"/>
              <w:right w:w="100" w:type="dxa"/>
            </w:tcMar>
          </w:tcPr>
          <w:p w14:paraId="0000038C" w14:textId="21419874" w:rsidR="000945CE" w:rsidRDefault="007E2490">
            <w:pPr>
              <w:widowControl w:val="0"/>
              <w:spacing w:line="240" w:lineRule="auto"/>
              <w:rPr>
                <w:color w:val="B7B7B7"/>
              </w:rPr>
            </w:pPr>
            <w:r>
              <w:t>Maquina NC</w:t>
            </w:r>
          </w:p>
        </w:tc>
        <w:tc>
          <w:tcPr>
            <w:tcW w:w="11757" w:type="dxa"/>
            <w:shd w:val="clear" w:color="auto" w:fill="auto"/>
            <w:tcMar>
              <w:top w:w="100" w:type="dxa"/>
              <w:left w:w="100" w:type="dxa"/>
              <w:bottom w:w="100" w:type="dxa"/>
              <w:right w:w="100" w:type="dxa"/>
            </w:tcMar>
          </w:tcPr>
          <w:p w14:paraId="0000038D" w14:textId="6C82600C" w:rsidR="000945CE" w:rsidRDefault="007E2490">
            <w:pPr>
              <w:widowControl w:val="0"/>
              <w:spacing w:line="240" w:lineRule="auto"/>
              <w:rPr>
                <w:color w:val="B7B7B7"/>
              </w:rPr>
            </w:pPr>
            <w:r>
              <w:t>se refiere a una m</w:t>
            </w:r>
            <w:r w:rsidR="00D72863">
              <w:t>á</w:t>
            </w:r>
            <w:r>
              <w:t>quina con control numérico</w:t>
            </w:r>
          </w:p>
        </w:tc>
      </w:tr>
      <w:tr w:rsidR="000945CE" w14:paraId="5CAAC3EC" w14:textId="77777777">
        <w:tc>
          <w:tcPr>
            <w:tcW w:w="1655" w:type="dxa"/>
            <w:shd w:val="clear" w:color="auto" w:fill="auto"/>
            <w:tcMar>
              <w:top w:w="100" w:type="dxa"/>
              <w:left w:w="100" w:type="dxa"/>
              <w:bottom w:w="100" w:type="dxa"/>
              <w:right w:w="100" w:type="dxa"/>
            </w:tcMar>
          </w:tcPr>
          <w:p w14:paraId="0000038E" w14:textId="60AB9841" w:rsidR="000945CE" w:rsidRDefault="007E2490">
            <w:pPr>
              <w:widowControl w:val="0"/>
              <w:spacing w:line="240" w:lineRule="auto"/>
            </w:pPr>
            <w:r>
              <w:t>Moleteado</w:t>
            </w:r>
          </w:p>
        </w:tc>
        <w:tc>
          <w:tcPr>
            <w:tcW w:w="11757" w:type="dxa"/>
            <w:shd w:val="clear" w:color="auto" w:fill="auto"/>
            <w:tcMar>
              <w:top w:w="100" w:type="dxa"/>
              <w:left w:w="100" w:type="dxa"/>
              <w:bottom w:w="100" w:type="dxa"/>
              <w:right w:w="100" w:type="dxa"/>
            </w:tcMar>
          </w:tcPr>
          <w:p w14:paraId="0000038F" w14:textId="77777777" w:rsidR="000945CE" w:rsidRDefault="007E2490">
            <w:pPr>
              <w:widowControl w:val="0"/>
              <w:spacing w:line="240" w:lineRule="auto"/>
            </w:pPr>
            <w:r>
              <w:t>operación en la que se graba por medio de la presión, un patrón sobre la superficie de un material</w:t>
            </w:r>
          </w:p>
        </w:tc>
      </w:tr>
      <w:tr w:rsidR="000945CE" w14:paraId="1E2B0F2D" w14:textId="77777777">
        <w:tc>
          <w:tcPr>
            <w:tcW w:w="1655" w:type="dxa"/>
            <w:shd w:val="clear" w:color="auto" w:fill="auto"/>
            <w:tcMar>
              <w:top w:w="100" w:type="dxa"/>
              <w:left w:w="100" w:type="dxa"/>
              <w:bottom w:w="100" w:type="dxa"/>
              <w:right w:w="100" w:type="dxa"/>
            </w:tcMar>
          </w:tcPr>
          <w:p w14:paraId="00000390" w14:textId="31FCE508" w:rsidR="000945CE" w:rsidRDefault="007E2490">
            <w:pPr>
              <w:widowControl w:val="0"/>
              <w:spacing w:line="240" w:lineRule="auto"/>
            </w:pPr>
            <w:r>
              <w:t>Plasma</w:t>
            </w:r>
          </w:p>
        </w:tc>
        <w:tc>
          <w:tcPr>
            <w:tcW w:w="11757" w:type="dxa"/>
            <w:shd w:val="clear" w:color="auto" w:fill="auto"/>
            <w:tcMar>
              <w:top w:w="100" w:type="dxa"/>
              <w:left w:w="100" w:type="dxa"/>
              <w:bottom w:w="100" w:type="dxa"/>
              <w:right w:w="100" w:type="dxa"/>
            </w:tcMar>
          </w:tcPr>
          <w:p w14:paraId="00000391" w14:textId="77777777" w:rsidR="000945CE" w:rsidRDefault="007E2490">
            <w:pPr>
              <w:widowControl w:val="0"/>
              <w:spacing w:line="240" w:lineRule="auto"/>
            </w:pPr>
            <w:r>
              <w:t>gas caliente que permite el flujo de energía eléctrica para hacer un corte a un metal</w:t>
            </w:r>
          </w:p>
        </w:tc>
      </w:tr>
      <w:tr w:rsidR="000945CE" w14:paraId="74F1EE09" w14:textId="77777777">
        <w:tc>
          <w:tcPr>
            <w:tcW w:w="1655" w:type="dxa"/>
            <w:shd w:val="clear" w:color="auto" w:fill="auto"/>
            <w:tcMar>
              <w:top w:w="100" w:type="dxa"/>
              <w:left w:w="100" w:type="dxa"/>
              <w:bottom w:w="100" w:type="dxa"/>
              <w:right w:w="100" w:type="dxa"/>
            </w:tcMar>
          </w:tcPr>
          <w:p w14:paraId="00000392" w14:textId="4DEB4191" w:rsidR="000945CE" w:rsidRDefault="007E2490">
            <w:pPr>
              <w:widowControl w:val="0"/>
              <w:spacing w:line="240" w:lineRule="auto"/>
            </w:pPr>
            <w:r>
              <w:t>PLM</w:t>
            </w:r>
          </w:p>
        </w:tc>
        <w:tc>
          <w:tcPr>
            <w:tcW w:w="11757" w:type="dxa"/>
            <w:shd w:val="clear" w:color="auto" w:fill="auto"/>
            <w:tcMar>
              <w:top w:w="100" w:type="dxa"/>
              <w:left w:w="100" w:type="dxa"/>
              <w:bottom w:w="100" w:type="dxa"/>
              <w:right w:w="100" w:type="dxa"/>
            </w:tcMar>
          </w:tcPr>
          <w:p w14:paraId="32E9C364" w14:textId="77777777" w:rsidR="00C8194D" w:rsidRDefault="007E2490">
            <w:pPr>
              <w:widowControl w:val="0"/>
              <w:spacing w:line="240" w:lineRule="auto"/>
              <w:rPr>
                <w:i/>
              </w:rPr>
            </w:pPr>
            <w:r>
              <w:t xml:space="preserve">del inglés </w:t>
            </w:r>
            <w:proofErr w:type="spellStart"/>
            <w:r w:rsidRPr="00D41C43">
              <w:rPr>
                <w:i/>
              </w:rPr>
              <w:t>Product</w:t>
            </w:r>
            <w:proofErr w:type="spellEnd"/>
            <w:r w:rsidRPr="00D41C43">
              <w:rPr>
                <w:i/>
              </w:rPr>
              <w:t xml:space="preserve"> </w:t>
            </w:r>
            <w:proofErr w:type="spellStart"/>
            <w:r w:rsidRPr="00D41C43">
              <w:rPr>
                <w:i/>
              </w:rPr>
              <w:t>Life</w:t>
            </w:r>
            <w:proofErr w:type="spellEnd"/>
            <w:r w:rsidRPr="00D41C43">
              <w:rPr>
                <w:i/>
              </w:rPr>
              <w:t xml:space="preserve"> </w:t>
            </w:r>
            <w:proofErr w:type="spellStart"/>
            <w:r w:rsidRPr="00D41C43">
              <w:rPr>
                <w:i/>
              </w:rPr>
              <w:t>Cycle</w:t>
            </w:r>
            <w:proofErr w:type="spellEnd"/>
          </w:p>
          <w:p w14:paraId="00000393" w14:textId="449F6B72" w:rsidR="000945CE" w:rsidRDefault="007E2490">
            <w:pPr>
              <w:widowControl w:val="0"/>
              <w:spacing w:line="240" w:lineRule="auto"/>
            </w:pPr>
            <w:r>
              <w:t xml:space="preserve">, o gestión del ciclo de vida del producto </w:t>
            </w:r>
          </w:p>
        </w:tc>
      </w:tr>
    </w:tbl>
    <w:p w14:paraId="00000394" w14:textId="77777777" w:rsidR="000945CE" w:rsidRDefault="000945CE"/>
    <w:p w14:paraId="00000395" w14:textId="77777777" w:rsidR="000945CE" w:rsidRDefault="000945CE">
      <w:pPr>
        <w:rPr>
          <w:b/>
          <w:color w:val="000000"/>
        </w:rPr>
      </w:pPr>
    </w:p>
    <w:p w14:paraId="00000396" w14:textId="553F3376" w:rsidR="000945CE" w:rsidRDefault="0055120B">
      <w:r>
        <w:rPr>
          <w:b/>
          <w:color w:val="000000"/>
        </w:rPr>
        <w:t>Referencias bibliográficas</w:t>
      </w:r>
    </w:p>
    <w:p w14:paraId="00000397" w14:textId="77777777" w:rsidR="000945CE" w:rsidRDefault="000945CE">
      <w:pPr>
        <w:pBdr>
          <w:top w:val="nil"/>
          <w:left w:val="nil"/>
          <w:bottom w:val="nil"/>
          <w:right w:val="nil"/>
          <w:between w:val="nil"/>
        </w:pBdr>
        <w:jc w:val="both"/>
        <w:rPr>
          <w:color w:val="808080"/>
        </w:rPr>
      </w:pPr>
    </w:p>
    <w:p w14:paraId="00000398" w14:textId="77777777" w:rsidR="000945CE" w:rsidRDefault="000945CE"/>
    <w:tbl>
      <w:tblPr>
        <w:tblStyle w:val="aff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0945CE" w14:paraId="0045D46C" w14:textId="77777777">
        <w:trPr>
          <w:trHeight w:val="657"/>
        </w:trPr>
        <w:tc>
          <w:tcPr>
            <w:tcW w:w="1655" w:type="dxa"/>
            <w:shd w:val="clear" w:color="auto" w:fill="C9DAF8"/>
            <w:tcMar>
              <w:top w:w="100" w:type="dxa"/>
              <w:left w:w="100" w:type="dxa"/>
              <w:bottom w:w="100" w:type="dxa"/>
              <w:right w:w="100" w:type="dxa"/>
            </w:tcMar>
          </w:tcPr>
          <w:p w14:paraId="00000399" w14:textId="77777777" w:rsidR="000945CE" w:rsidRPr="00444C76" w:rsidRDefault="007E2490">
            <w:pPr>
              <w:widowControl w:val="0"/>
              <w:spacing w:line="240" w:lineRule="auto"/>
              <w:rPr>
                <w:b/>
                <w:strike/>
                <w:color w:val="FF0000"/>
              </w:rPr>
            </w:pPr>
            <w:r w:rsidRPr="00444C76">
              <w:rPr>
                <w:b/>
                <w:strike/>
                <w:color w:val="FF0000"/>
              </w:rPr>
              <w:t>Tipo de recurso</w:t>
            </w:r>
          </w:p>
        </w:tc>
        <w:tc>
          <w:tcPr>
            <w:tcW w:w="11757" w:type="dxa"/>
            <w:shd w:val="clear" w:color="auto" w:fill="C9DAF8"/>
            <w:tcMar>
              <w:top w:w="100" w:type="dxa"/>
              <w:left w:w="100" w:type="dxa"/>
              <w:bottom w:w="100" w:type="dxa"/>
              <w:right w:w="100" w:type="dxa"/>
            </w:tcMar>
          </w:tcPr>
          <w:p w14:paraId="0000039A" w14:textId="77777777" w:rsidR="000945CE" w:rsidRPr="00444C76" w:rsidRDefault="007E2490">
            <w:pPr>
              <w:pStyle w:val="Ttulo"/>
              <w:jc w:val="center"/>
              <w:rPr>
                <w:strike/>
                <w:color w:val="FF0000"/>
                <w:sz w:val="22"/>
                <w:szCs w:val="22"/>
              </w:rPr>
            </w:pPr>
            <w:bookmarkStart w:id="106" w:name="_heading=h.17dp8vu" w:colFirst="0" w:colLast="0"/>
            <w:bookmarkEnd w:id="106"/>
            <w:r w:rsidRPr="00444C76">
              <w:rPr>
                <w:strike/>
                <w:color w:val="FF0000"/>
                <w:sz w:val="22"/>
                <w:szCs w:val="22"/>
              </w:rPr>
              <w:t>Bibliografía</w:t>
            </w:r>
          </w:p>
        </w:tc>
      </w:tr>
      <w:tr w:rsidR="000945CE" w14:paraId="11F2DE2C" w14:textId="77777777">
        <w:trPr>
          <w:trHeight w:val="420"/>
        </w:trPr>
        <w:tc>
          <w:tcPr>
            <w:tcW w:w="13412" w:type="dxa"/>
            <w:gridSpan w:val="2"/>
            <w:shd w:val="clear" w:color="auto" w:fill="auto"/>
            <w:tcMar>
              <w:top w:w="100" w:type="dxa"/>
              <w:left w:w="100" w:type="dxa"/>
              <w:bottom w:w="100" w:type="dxa"/>
              <w:right w:w="100" w:type="dxa"/>
            </w:tcMar>
          </w:tcPr>
          <w:p w14:paraId="0000039B" w14:textId="74A62342" w:rsidR="000945CE" w:rsidRPr="00444C76" w:rsidRDefault="007E2490">
            <w:pPr>
              <w:rPr>
                <w:strike/>
                <w:color w:val="FF0000"/>
              </w:rPr>
            </w:pPr>
            <w:proofErr w:type="spellStart"/>
            <w:r w:rsidRPr="00444C76">
              <w:rPr>
                <w:strike/>
                <w:color w:val="FF0000"/>
              </w:rPr>
              <w:t>Autycom</w:t>
            </w:r>
            <w:proofErr w:type="spellEnd"/>
            <w:r w:rsidR="0077327C" w:rsidRPr="00444C76">
              <w:rPr>
                <w:strike/>
                <w:color w:val="FF0000"/>
              </w:rPr>
              <w:t>.</w:t>
            </w:r>
            <w:r w:rsidRPr="00444C76">
              <w:rPr>
                <w:strike/>
                <w:color w:val="FF0000"/>
              </w:rPr>
              <w:t xml:space="preserve"> (2020). </w:t>
            </w:r>
            <w:r w:rsidRPr="00444C76">
              <w:rPr>
                <w:i/>
                <w:strike/>
                <w:color w:val="FF0000"/>
              </w:rPr>
              <w:t>¿Qu</w:t>
            </w:r>
            <w:r w:rsidR="0055120B" w:rsidRPr="00444C76">
              <w:rPr>
                <w:i/>
                <w:strike/>
                <w:color w:val="FF0000"/>
              </w:rPr>
              <w:t>é</w:t>
            </w:r>
            <w:r w:rsidRPr="00444C76">
              <w:rPr>
                <w:i/>
                <w:strike/>
                <w:color w:val="FF0000"/>
              </w:rPr>
              <w:t xml:space="preserve"> es el control numérico computarizado o CNC?</w:t>
            </w:r>
            <w:r w:rsidRPr="00444C76">
              <w:rPr>
                <w:strike/>
                <w:color w:val="FF0000"/>
              </w:rPr>
              <w:t xml:space="preserve"> https://www.autycom.com/que-es-el-control-numerico-computarizado-o-cnc/</w:t>
            </w:r>
          </w:p>
        </w:tc>
      </w:tr>
      <w:tr w:rsidR="000945CE" w14:paraId="2D41F489" w14:textId="77777777">
        <w:trPr>
          <w:trHeight w:val="420"/>
        </w:trPr>
        <w:tc>
          <w:tcPr>
            <w:tcW w:w="13412" w:type="dxa"/>
            <w:gridSpan w:val="2"/>
            <w:shd w:val="clear" w:color="auto" w:fill="auto"/>
            <w:tcMar>
              <w:top w:w="100" w:type="dxa"/>
              <w:left w:w="100" w:type="dxa"/>
              <w:bottom w:w="100" w:type="dxa"/>
              <w:right w:w="100" w:type="dxa"/>
            </w:tcMar>
          </w:tcPr>
          <w:p w14:paraId="0000039D" w14:textId="24A3A2AC" w:rsidR="000945CE" w:rsidRPr="00444C76" w:rsidRDefault="007E2490">
            <w:pPr>
              <w:widowControl w:val="0"/>
              <w:spacing w:line="240" w:lineRule="auto"/>
              <w:rPr>
                <w:strike/>
                <w:color w:val="FF0000"/>
              </w:rPr>
            </w:pPr>
            <w:r w:rsidRPr="00444C76">
              <w:rPr>
                <w:strike/>
                <w:color w:val="FF0000"/>
              </w:rPr>
              <w:t xml:space="preserve">Carolo, </w:t>
            </w:r>
            <w:r w:rsidR="002E6971" w:rsidRPr="00444C76">
              <w:rPr>
                <w:strike/>
                <w:color w:val="FF0000"/>
              </w:rPr>
              <w:t xml:space="preserve">L. </w:t>
            </w:r>
            <w:r w:rsidRPr="00444C76">
              <w:rPr>
                <w:strike/>
                <w:color w:val="FF0000"/>
              </w:rPr>
              <w:t>(</w:t>
            </w:r>
            <w:r w:rsidR="002E6971" w:rsidRPr="00444C76">
              <w:rPr>
                <w:strike/>
                <w:color w:val="FF0000"/>
              </w:rPr>
              <w:t xml:space="preserve">24 de marzo de </w:t>
            </w:r>
            <w:r w:rsidRPr="00444C76">
              <w:rPr>
                <w:strike/>
                <w:color w:val="FF0000"/>
              </w:rPr>
              <w:t xml:space="preserve">2022). </w:t>
            </w:r>
            <w:r w:rsidRPr="00444C76">
              <w:rPr>
                <w:i/>
                <w:strike/>
                <w:color w:val="FF0000"/>
              </w:rPr>
              <w:t>Los mejores simuladores CNC de 2022 (online y offline</w:t>
            </w:r>
            <w:r w:rsidRPr="00444C76">
              <w:rPr>
                <w:strike/>
                <w:color w:val="FF0000"/>
              </w:rPr>
              <w:t>). https://all3dp.com/es/2/simulador-cnc-online-gratis/</w:t>
            </w:r>
          </w:p>
        </w:tc>
      </w:tr>
      <w:tr w:rsidR="000945CE" w14:paraId="564EF69A" w14:textId="77777777">
        <w:trPr>
          <w:trHeight w:val="420"/>
        </w:trPr>
        <w:tc>
          <w:tcPr>
            <w:tcW w:w="13412" w:type="dxa"/>
            <w:gridSpan w:val="2"/>
            <w:shd w:val="clear" w:color="auto" w:fill="auto"/>
            <w:tcMar>
              <w:top w:w="100" w:type="dxa"/>
              <w:left w:w="100" w:type="dxa"/>
              <w:bottom w:w="100" w:type="dxa"/>
              <w:right w:w="100" w:type="dxa"/>
            </w:tcMar>
          </w:tcPr>
          <w:p w14:paraId="0000039F" w14:textId="34A47887" w:rsidR="000945CE" w:rsidRPr="00444C76" w:rsidRDefault="007E2490">
            <w:pPr>
              <w:widowControl w:val="0"/>
              <w:spacing w:line="240" w:lineRule="auto"/>
              <w:rPr>
                <w:strike/>
                <w:color w:val="FF0000"/>
              </w:rPr>
            </w:pPr>
            <w:proofErr w:type="spellStart"/>
            <w:r w:rsidRPr="00444C76">
              <w:rPr>
                <w:strike/>
                <w:color w:val="FF0000"/>
              </w:rPr>
              <w:t>Fil</w:t>
            </w:r>
            <w:r w:rsidR="001841E7" w:rsidRPr="00444C76">
              <w:rPr>
                <w:strike/>
                <w:color w:val="FF0000"/>
              </w:rPr>
              <w:t>E</w:t>
            </w:r>
            <w:r w:rsidRPr="00444C76">
              <w:rPr>
                <w:strike/>
                <w:color w:val="FF0000"/>
              </w:rPr>
              <w:t>xt</w:t>
            </w:r>
            <w:proofErr w:type="spellEnd"/>
            <w:r w:rsidRPr="00444C76">
              <w:rPr>
                <w:strike/>
                <w:color w:val="FF0000"/>
              </w:rPr>
              <w:t xml:space="preserve"> (2022). </w:t>
            </w:r>
            <w:r w:rsidRPr="00444C76">
              <w:rPr>
                <w:i/>
                <w:strike/>
                <w:color w:val="FF0000"/>
              </w:rPr>
              <w:t>Abrir un archivo CAM</w:t>
            </w:r>
            <w:r w:rsidRPr="00444C76">
              <w:rPr>
                <w:strike/>
                <w:color w:val="FF0000"/>
              </w:rPr>
              <w:t>. https://filext.com/es/extension-de-archivo/CAM</w:t>
            </w:r>
          </w:p>
          <w:p w14:paraId="000003A0" w14:textId="77777777" w:rsidR="000945CE" w:rsidRPr="00444C76" w:rsidRDefault="000945CE">
            <w:pPr>
              <w:widowControl w:val="0"/>
              <w:spacing w:line="240" w:lineRule="auto"/>
              <w:rPr>
                <w:strike/>
                <w:color w:val="FF0000"/>
              </w:rPr>
            </w:pPr>
          </w:p>
        </w:tc>
      </w:tr>
      <w:tr w:rsidR="000945CE" w14:paraId="2E576543" w14:textId="77777777">
        <w:trPr>
          <w:trHeight w:val="420"/>
        </w:trPr>
        <w:tc>
          <w:tcPr>
            <w:tcW w:w="13412" w:type="dxa"/>
            <w:gridSpan w:val="2"/>
            <w:shd w:val="clear" w:color="auto" w:fill="auto"/>
            <w:tcMar>
              <w:top w:w="100" w:type="dxa"/>
              <w:left w:w="100" w:type="dxa"/>
              <w:bottom w:w="100" w:type="dxa"/>
              <w:right w:w="100" w:type="dxa"/>
            </w:tcMar>
          </w:tcPr>
          <w:p w14:paraId="000003A2" w14:textId="259AF1AB" w:rsidR="005A36A4" w:rsidRPr="00444C76" w:rsidRDefault="005A36A4">
            <w:pPr>
              <w:widowControl w:val="0"/>
              <w:spacing w:line="240" w:lineRule="auto"/>
              <w:rPr>
                <w:strike/>
                <w:color w:val="FF0000"/>
              </w:rPr>
            </w:pPr>
            <w:r w:rsidRPr="00444C76">
              <w:rPr>
                <w:strike/>
                <w:color w:val="FF0000"/>
              </w:rPr>
              <w:t>Hernández</w:t>
            </w:r>
            <w:r w:rsidR="007E2490" w:rsidRPr="00444C76">
              <w:rPr>
                <w:strike/>
                <w:color w:val="FF0000"/>
              </w:rPr>
              <w:t xml:space="preserve">, </w:t>
            </w:r>
            <w:r w:rsidRPr="00444C76">
              <w:rPr>
                <w:strike/>
                <w:color w:val="FF0000"/>
              </w:rPr>
              <w:t xml:space="preserve">J. </w:t>
            </w:r>
            <w:r w:rsidR="007E2490" w:rsidRPr="00444C76">
              <w:rPr>
                <w:strike/>
                <w:color w:val="FF0000"/>
              </w:rPr>
              <w:t xml:space="preserve">(2020). </w:t>
            </w:r>
            <w:r w:rsidR="007E2490" w:rsidRPr="00444C76">
              <w:rPr>
                <w:i/>
                <w:strike/>
                <w:color w:val="FF0000"/>
              </w:rPr>
              <w:t>Curso básico de CNC</w:t>
            </w:r>
            <w:r w:rsidR="007E2490" w:rsidRPr="00444C76">
              <w:rPr>
                <w:strike/>
                <w:color w:val="FF0000"/>
              </w:rPr>
              <w:t xml:space="preserve">. </w:t>
            </w:r>
            <w:r w:rsidRPr="00444C76">
              <w:rPr>
                <w:strike/>
                <w:color w:val="FF0000"/>
              </w:rPr>
              <w:t xml:space="preserve">Recuperado el 26 de septiembre de 2022. </w:t>
            </w:r>
            <w:hyperlink r:id="rId95" w:history="1">
              <w:r w:rsidRPr="00444C76">
                <w:rPr>
                  <w:rStyle w:val="Hipervnculo"/>
                  <w:strike/>
                  <w:color w:val="FF0000"/>
                </w:rPr>
                <w:t>https://player.slideplayer.es/109/17991266/slides/slide_8.jpg</w:t>
              </w:r>
            </w:hyperlink>
          </w:p>
        </w:tc>
      </w:tr>
      <w:tr w:rsidR="000945CE" w14:paraId="69D483B8" w14:textId="77777777">
        <w:trPr>
          <w:trHeight w:val="420"/>
        </w:trPr>
        <w:tc>
          <w:tcPr>
            <w:tcW w:w="13412" w:type="dxa"/>
            <w:gridSpan w:val="2"/>
            <w:shd w:val="clear" w:color="auto" w:fill="auto"/>
            <w:tcMar>
              <w:top w:w="100" w:type="dxa"/>
              <w:left w:w="100" w:type="dxa"/>
              <w:bottom w:w="100" w:type="dxa"/>
              <w:right w:w="100" w:type="dxa"/>
            </w:tcMar>
          </w:tcPr>
          <w:p w14:paraId="000003A4" w14:textId="649F609A" w:rsidR="000945CE" w:rsidRPr="00444C76" w:rsidRDefault="007E2490">
            <w:pPr>
              <w:widowControl w:val="0"/>
              <w:spacing w:line="240" w:lineRule="auto"/>
              <w:rPr>
                <w:strike/>
                <w:color w:val="FF0000"/>
              </w:rPr>
            </w:pPr>
            <w:proofErr w:type="spellStart"/>
            <w:r w:rsidRPr="00444C76">
              <w:rPr>
                <w:strike/>
                <w:color w:val="FF0000"/>
              </w:rPr>
              <w:t>Inoxform</w:t>
            </w:r>
            <w:proofErr w:type="spellEnd"/>
            <w:r w:rsidRPr="00444C76">
              <w:rPr>
                <w:strike/>
                <w:color w:val="FF0000"/>
              </w:rPr>
              <w:t>. (</w:t>
            </w:r>
            <w:r w:rsidR="00EA5E27" w:rsidRPr="00444C76">
              <w:rPr>
                <w:strike/>
                <w:color w:val="FF0000"/>
              </w:rPr>
              <w:t>19 de juni</w:t>
            </w:r>
            <w:r w:rsidR="00AB489D" w:rsidRPr="00444C76">
              <w:rPr>
                <w:strike/>
                <w:color w:val="FF0000"/>
              </w:rPr>
              <w:t>o</w:t>
            </w:r>
            <w:r w:rsidR="00EA5E27" w:rsidRPr="00444C76">
              <w:rPr>
                <w:strike/>
                <w:color w:val="FF0000"/>
              </w:rPr>
              <w:t xml:space="preserve"> de 2020</w:t>
            </w:r>
            <w:r w:rsidRPr="00444C76">
              <w:rPr>
                <w:strike/>
                <w:color w:val="FF0000"/>
              </w:rPr>
              <w:t xml:space="preserve">). </w:t>
            </w:r>
            <w:r w:rsidRPr="00444C76">
              <w:rPr>
                <w:i/>
                <w:strike/>
                <w:color w:val="FF0000"/>
              </w:rPr>
              <w:t>Descubre lo</w:t>
            </w:r>
            <w:r w:rsidR="00A41B12" w:rsidRPr="00444C76">
              <w:rPr>
                <w:i/>
                <w:strike/>
                <w:color w:val="FF0000"/>
              </w:rPr>
              <w:t>s</w:t>
            </w:r>
            <w:r w:rsidRPr="00444C76">
              <w:rPr>
                <w:i/>
                <w:strike/>
                <w:color w:val="FF0000"/>
              </w:rPr>
              <w:t xml:space="preserve"> diferentes tipos de máquinas CNC</w:t>
            </w:r>
            <w:r w:rsidRPr="00444C76">
              <w:rPr>
                <w:strike/>
                <w:color w:val="FF0000"/>
              </w:rPr>
              <w:t xml:space="preserve">. </w:t>
            </w:r>
            <w:r w:rsidR="004E4DF5" w:rsidRPr="00444C76">
              <w:rPr>
                <w:strike/>
                <w:color w:val="FF0000"/>
              </w:rPr>
              <w:t xml:space="preserve">Recuperado el 26 de septiembre de 2022 de </w:t>
            </w:r>
            <w:r w:rsidRPr="00444C76">
              <w:rPr>
                <w:strike/>
                <w:color w:val="FF0000"/>
              </w:rPr>
              <w:t>https://inoxform.eu/es/tipos-de-maquinas-cnc/</w:t>
            </w:r>
          </w:p>
        </w:tc>
      </w:tr>
      <w:tr w:rsidR="000945CE" w14:paraId="18CE1585" w14:textId="77777777">
        <w:trPr>
          <w:trHeight w:val="420"/>
        </w:trPr>
        <w:tc>
          <w:tcPr>
            <w:tcW w:w="13412" w:type="dxa"/>
            <w:gridSpan w:val="2"/>
            <w:shd w:val="clear" w:color="auto" w:fill="auto"/>
            <w:tcMar>
              <w:top w:w="100" w:type="dxa"/>
              <w:left w:w="100" w:type="dxa"/>
              <w:bottom w:w="100" w:type="dxa"/>
              <w:right w:w="100" w:type="dxa"/>
            </w:tcMar>
          </w:tcPr>
          <w:p w14:paraId="2B6072D2" w14:textId="3B77AFC0" w:rsidR="00A41B12" w:rsidRPr="00444C76" w:rsidRDefault="00A41B12">
            <w:pPr>
              <w:widowControl w:val="0"/>
              <w:spacing w:line="240" w:lineRule="auto"/>
              <w:rPr>
                <w:strike/>
                <w:color w:val="FF0000"/>
                <w:lang w:val="es-BO"/>
              </w:rPr>
            </w:pPr>
            <w:r w:rsidRPr="00444C76">
              <w:rPr>
                <w:strike/>
                <w:color w:val="FF0000"/>
              </w:rPr>
              <w:t xml:space="preserve">Siemens. (2022). </w:t>
            </w:r>
            <w:r w:rsidRPr="00444C76">
              <w:rPr>
                <w:i/>
                <w:strike/>
                <w:color w:val="FF0000"/>
              </w:rPr>
              <w:t>Fabricación asistida por ordenador (CAM).</w:t>
            </w:r>
            <w:r w:rsidRPr="00444C76">
              <w:rPr>
                <w:strike/>
                <w:color w:val="FF0000"/>
              </w:rPr>
              <w:t xml:space="preserve"> </w:t>
            </w:r>
            <w:r w:rsidR="00871F56" w:rsidRPr="00444C76">
              <w:rPr>
                <w:strike/>
                <w:color w:val="FF0000"/>
              </w:rPr>
              <w:t xml:space="preserve">Recuperado el 26 de septiembre de 2022 de </w:t>
            </w:r>
          </w:p>
          <w:p w14:paraId="3819B42F" w14:textId="1A7366A6" w:rsidR="000945CE" w:rsidRPr="00444C76" w:rsidRDefault="007E2490">
            <w:pPr>
              <w:widowControl w:val="0"/>
              <w:spacing w:line="240" w:lineRule="auto"/>
              <w:rPr>
                <w:strike/>
                <w:color w:val="FF0000"/>
              </w:rPr>
            </w:pPr>
            <w:r w:rsidRPr="00444C76">
              <w:rPr>
                <w:strike/>
                <w:color w:val="FF0000"/>
              </w:rPr>
              <w:t>https://www.plm.automation.siemens.com/global/es/our-story/glossary/computer-aided-manufacturing-cam/13139</w:t>
            </w:r>
          </w:p>
          <w:p w14:paraId="6ED71B44" w14:textId="77777777" w:rsidR="00D555D8" w:rsidRPr="00444C76" w:rsidRDefault="00D555D8">
            <w:pPr>
              <w:widowControl w:val="0"/>
              <w:spacing w:line="240" w:lineRule="auto"/>
              <w:rPr>
                <w:strike/>
                <w:color w:val="FF0000"/>
              </w:rPr>
            </w:pPr>
          </w:p>
          <w:p w14:paraId="000003A6" w14:textId="050BFDF1" w:rsidR="00A41B12" w:rsidRPr="00444C76" w:rsidRDefault="00A41B12">
            <w:pPr>
              <w:widowControl w:val="0"/>
              <w:spacing w:line="240" w:lineRule="auto"/>
              <w:rPr>
                <w:strike/>
                <w:color w:val="FF0000"/>
              </w:rPr>
            </w:pPr>
          </w:p>
        </w:tc>
      </w:tr>
    </w:tbl>
    <w:p w14:paraId="000003A8" w14:textId="57B2EE1B" w:rsidR="000945CE" w:rsidRDefault="000945CE"/>
    <w:p w14:paraId="06657906" w14:textId="7DE08E47" w:rsidR="00466899" w:rsidRDefault="00466899"/>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72"/>
        <w:gridCol w:w="11740"/>
      </w:tblGrid>
      <w:tr w:rsidR="00466899" w:rsidRPr="003A260A" w14:paraId="743092E6" w14:textId="77777777" w:rsidTr="00E60893">
        <w:trPr>
          <w:trHeight w:val="657"/>
        </w:trPr>
        <w:tc>
          <w:tcPr>
            <w:tcW w:w="617" w:type="pct"/>
            <w:shd w:val="clear" w:color="auto" w:fill="C9DAF8"/>
            <w:tcMar>
              <w:top w:w="100" w:type="dxa"/>
              <w:left w:w="100" w:type="dxa"/>
              <w:bottom w:w="100" w:type="dxa"/>
              <w:right w:w="100" w:type="dxa"/>
            </w:tcMar>
          </w:tcPr>
          <w:p w14:paraId="046E8568" w14:textId="77777777" w:rsidR="00466899" w:rsidRPr="00444C76" w:rsidRDefault="00466899" w:rsidP="00E60893">
            <w:pPr>
              <w:widowControl w:val="0"/>
              <w:spacing w:line="240" w:lineRule="auto"/>
              <w:rPr>
                <w:b/>
                <w:highlight w:val="yellow"/>
              </w:rPr>
            </w:pPr>
            <w:r w:rsidRPr="00444C76">
              <w:rPr>
                <w:b/>
                <w:highlight w:val="yellow"/>
              </w:rPr>
              <w:t>Tipo de recurso</w:t>
            </w:r>
          </w:p>
        </w:tc>
        <w:tc>
          <w:tcPr>
            <w:tcW w:w="4383" w:type="pct"/>
            <w:shd w:val="clear" w:color="auto" w:fill="C9DAF8"/>
            <w:tcMar>
              <w:top w:w="100" w:type="dxa"/>
              <w:left w:w="100" w:type="dxa"/>
              <w:bottom w:w="100" w:type="dxa"/>
              <w:right w:w="100" w:type="dxa"/>
            </w:tcMar>
          </w:tcPr>
          <w:p w14:paraId="1F0093BE" w14:textId="77777777" w:rsidR="00466899" w:rsidRPr="00444C76" w:rsidRDefault="00466899" w:rsidP="00E60893">
            <w:pPr>
              <w:pStyle w:val="Ttulo"/>
              <w:jc w:val="center"/>
              <w:rPr>
                <w:sz w:val="22"/>
                <w:szCs w:val="22"/>
                <w:highlight w:val="yellow"/>
              </w:rPr>
            </w:pPr>
            <w:bookmarkStart w:id="107" w:name="_uo73ebm9u78i" w:colFirst="0" w:colLast="0"/>
            <w:bookmarkEnd w:id="107"/>
            <w:r w:rsidRPr="00444C76">
              <w:rPr>
                <w:sz w:val="22"/>
                <w:szCs w:val="22"/>
                <w:highlight w:val="yellow"/>
              </w:rPr>
              <w:t>Bibliografía</w:t>
            </w:r>
          </w:p>
        </w:tc>
      </w:tr>
      <w:tr w:rsidR="00466899" w:rsidRPr="003A260A" w14:paraId="072A8D67" w14:textId="77777777" w:rsidTr="00E60893">
        <w:trPr>
          <w:trHeight w:val="420"/>
        </w:trPr>
        <w:tc>
          <w:tcPr>
            <w:tcW w:w="5000" w:type="pct"/>
            <w:gridSpan w:val="2"/>
            <w:shd w:val="clear" w:color="auto" w:fill="auto"/>
            <w:tcMar>
              <w:top w:w="100" w:type="dxa"/>
              <w:left w:w="100" w:type="dxa"/>
              <w:bottom w:w="100" w:type="dxa"/>
              <w:right w:w="100" w:type="dxa"/>
            </w:tcMar>
          </w:tcPr>
          <w:p w14:paraId="06806836" w14:textId="77777777" w:rsidR="00466899" w:rsidRPr="00444C76" w:rsidRDefault="00466899" w:rsidP="00E60893">
            <w:pPr>
              <w:rPr>
                <w:highlight w:val="yellow"/>
              </w:rPr>
            </w:pPr>
            <w:r w:rsidRPr="00444C76">
              <w:rPr>
                <w:highlight w:val="yellow"/>
              </w:rPr>
              <w:t xml:space="preserve">3DCadPortal (2022). </w:t>
            </w:r>
            <w:proofErr w:type="spellStart"/>
            <w:r w:rsidRPr="00444C76">
              <w:rPr>
                <w:highlight w:val="yellow"/>
              </w:rPr>
              <w:t>PowerMill</w:t>
            </w:r>
            <w:proofErr w:type="spellEnd"/>
            <w:r w:rsidRPr="00444C76">
              <w:rPr>
                <w:highlight w:val="yellow"/>
              </w:rPr>
              <w:t xml:space="preserve">. </w:t>
            </w:r>
            <w:hyperlink r:id="rId96" w:history="1">
              <w:r w:rsidRPr="00444C76">
                <w:rPr>
                  <w:rStyle w:val="Hipervnculo"/>
                  <w:highlight w:val="yellow"/>
                </w:rPr>
                <w:t>https://www.3dcadportal.com/delcam-powermill.html</w:t>
              </w:r>
            </w:hyperlink>
          </w:p>
        </w:tc>
      </w:tr>
      <w:tr w:rsidR="00466899" w:rsidRPr="003A260A" w14:paraId="5EDB5307" w14:textId="77777777" w:rsidTr="00E60893">
        <w:trPr>
          <w:trHeight w:val="420"/>
        </w:trPr>
        <w:tc>
          <w:tcPr>
            <w:tcW w:w="5000" w:type="pct"/>
            <w:gridSpan w:val="2"/>
            <w:shd w:val="clear" w:color="auto" w:fill="auto"/>
            <w:tcMar>
              <w:top w:w="100" w:type="dxa"/>
              <w:left w:w="100" w:type="dxa"/>
              <w:bottom w:w="100" w:type="dxa"/>
              <w:right w:w="100" w:type="dxa"/>
            </w:tcMar>
          </w:tcPr>
          <w:p w14:paraId="067F5B39" w14:textId="77777777" w:rsidR="00466899" w:rsidRPr="00444C76" w:rsidRDefault="00466899" w:rsidP="00E60893">
            <w:pPr>
              <w:rPr>
                <w:highlight w:val="yellow"/>
              </w:rPr>
            </w:pPr>
            <w:r w:rsidRPr="00444C76">
              <w:rPr>
                <w:highlight w:val="yellow"/>
              </w:rPr>
              <w:t xml:space="preserve">3DCadPortal (2022). </w:t>
            </w:r>
            <w:proofErr w:type="spellStart"/>
            <w:r w:rsidRPr="00444C76">
              <w:rPr>
                <w:highlight w:val="yellow"/>
              </w:rPr>
              <w:t>Rhinocam</w:t>
            </w:r>
            <w:proofErr w:type="spellEnd"/>
            <w:r w:rsidRPr="00444C76">
              <w:rPr>
                <w:highlight w:val="yellow"/>
              </w:rPr>
              <w:t xml:space="preserve">. </w:t>
            </w:r>
            <w:hyperlink r:id="rId97" w:history="1">
              <w:r w:rsidRPr="00444C76">
                <w:rPr>
                  <w:rStyle w:val="Hipervnculo"/>
                  <w:highlight w:val="yellow"/>
                </w:rPr>
                <w:t>https://www.3dcadportal.com/rhinocam.html</w:t>
              </w:r>
            </w:hyperlink>
          </w:p>
        </w:tc>
      </w:tr>
      <w:tr w:rsidR="00466899" w:rsidRPr="003A260A" w14:paraId="52851D3F" w14:textId="77777777" w:rsidTr="00E60893">
        <w:trPr>
          <w:trHeight w:val="420"/>
        </w:trPr>
        <w:tc>
          <w:tcPr>
            <w:tcW w:w="5000" w:type="pct"/>
            <w:gridSpan w:val="2"/>
            <w:shd w:val="clear" w:color="auto" w:fill="auto"/>
            <w:tcMar>
              <w:top w:w="100" w:type="dxa"/>
              <w:left w:w="100" w:type="dxa"/>
              <w:bottom w:w="100" w:type="dxa"/>
              <w:right w:w="100" w:type="dxa"/>
            </w:tcMar>
          </w:tcPr>
          <w:p w14:paraId="1F0D0BA9" w14:textId="77777777" w:rsidR="00466899" w:rsidRPr="00444C76" w:rsidRDefault="00466899" w:rsidP="00E60893">
            <w:pPr>
              <w:rPr>
                <w:highlight w:val="yellow"/>
              </w:rPr>
            </w:pPr>
            <w:r w:rsidRPr="00444C76">
              <w:rPr>
                <w:highlight w:val="yellow"/>
              </w:rPr>
              <w:t xml:space="preserve">3DCadPortal (2022). </w:t>
            </w:r>
            <w:proofErr w:type="spellStart"/>
            <w:r w:rsidRPr="00444C76">
              <w:rPr>
                <w:highlight w:val="yellow"/>
              </w:rPr>
              <w:t>Solidcam</w:t>
            </w:r>
            <w:proofErr w:type="spellEnd"/>
            <w:r w:rsidRPr="00444C76">
              <w:rPr>
                <w:highlight w:val="yellow"/>
              </w:rPr>
              <w:t xml:space="preserve">. </w:t>
            </w:r>
            <w:hyperlink r:id="rId98" w:anchor=":~:text=Solidcam%20es%20un%20software%20para,sobre%20SolidWorks%20y%20Autodesk%20Inventor" w:history="1">
              <w:r w:rsidRPr="00444C76">
                <w:rPr>
                  <w:rStyle w:val="Hipervnculo"/>
                  <w:highlight w:val="yellow"/>
                </w:rPr>
                <w:t>https://www.3dcadportal.com/solidcam.html#:~:text=Solidcam%20es%20un%20software%20para,sobre%20SolidWorks%20y%20Autodesk%20Inventor</w:t>
              </w:r>
            </w:hyperlink>
            <w:r w:rsidRPr="00444C76">
              <w:rPr>
                <w:highlight w:val="yellow"/>
              </w:rPr>
              <w:t>.</w:t>
            </w:r>
          </w:p>
        </w:tc>
      </w:tr>
      <w:tr w:rsidR="00466899" w:rsidRPr="003A260A" w14:paraId="77CDD9D9" w14:textId="77777777" w:rsidTr="00E60893">
        <w:trPr>
          <w:trHeight w:val="420"/>
        </w:trPr>
        <w:tc>
          <w:tcPr>
            <w:tcW w:w="5000" w:type="pct"/>
            <w:gridSpan w:val="2"/>
            <w:shd w:val="clear" w:color="auto" w:fill="auto"/>
            <w:tcMar>
              <w:top w:w="100" w:type="dxa"/>
              <w:left w:w="100" w:type="dxa"/>
              <w:bottom w:w="100" w:type="dxa"/>
              <w:right w:w="100" w:type="dxa"/>
            </w:tcMar>
          </w:tcPr>
          <w:p w14:paraId="57BFE555" w14:textId="77777777" w:rsidR="00466899" w:rsidRPr="00444C76" w:rsidRDefault="00466899" w:rsidP="00E60893">
            <w:pPr>
              <w:rPr>
                <w:highlight w:val="yellow"/>
              </w:rPr>
            </w:pPr>
            <w:proofErr w:type="spellStart"/>
            <w:r w:rsidRPr="00444C76">
              <w:rPr>
                <w:highlight w:val="yellow"/>
              </w:rPr>
              <w:t>Autycom</w:t>
            </w:r>
            <w:proofErr w:type="spellEnd"/>
            <w:r w:rsidRPr="00444C76">
              <w:rPr>
                <w:highlight w:val="yellow"/>
              </w:rPr>
              <w:t xml:space="preserve"> (2020). ¿Qué es el control numérico computarizado o CNC? https://www.autycom.com/que-es-el-control-numerico-computarizado-o-cnc/</w:t>
            </w:r>
          </w:p>
        </w:tc>
      </w:tr>
      <w:tr w:rsidR="00466899" w:rsidRPr="003A260A" w14:paraId="2BB14DE2" w14:textId="77777777" w:rsidTr="00E60893">
        <w:trPr>
          <w:trHeight w:val="420"/>
        </w:trPr>
        <w:tc>
          <w:tcPr>
            <w:tcW w:w="5000" w:type="pct"/>
            <w:gridSpan w:val="2"/>
            <w:shd w:val="clear" w:color="auto" w:fill="auto"/>
            <w:tcMar>
              <w:top w:w="100" w:type="dxa"/>
              <w:left w:w="100" w:type="dxa"/>
              <w:bottom w:w="100" w:type="dxa"/>
              <w:right w:w="100" w:type="dxa"/>
            </w:tcMar>
          </w:tcPr>
          <w:p w14:paraId="2F2B5038" w14:textId="77777777" w:rsidR="00466899" w:rsidRPr="00444C76" w:rsidRDefault="00466899" w:rsidP="00E60893">
            <w:pPr>
              <w:widowControl w:val="0"/>
              <w:spacing w:line="240" w:lineRule="auto"/>
              <w:rPr>
                <w:highlight w:val="yellow"/>
              </w:rPr>
            </w:pPr>
            <w:r w:rsidRPr="00444C76">
              <w:rPr>
                <w:highlight w:val="yellow"/>
              </w:rPr>
              <w:lastRenderedPageBreak/>
              <w:t>Carolo, Lucas (2022). Los mejores simuladores CNC de 2022 (online y offline). https://all3dp.com/es/2/simulador-cnc-online-gratis/</w:t>
            </w:r>
          </w:p>
        </w:tc>
      </w:tr>
      <w:tr w:rsidR="00466899" w:rsidRPr="003A260A" w14:paraId="11BAFB37" w14:textId="77777777" w:rsidTr="00E60893">
        <w:trPr>
          <w:trHeight w:val="420"/>
        </w:trPr>
        <w:tc>
          <w:tcPr>
            <w:tcW w:w="5000" w:type="pct"/>
            <w:gridSpan w:val="2"/>
            <w:shd w:val="clear" w:color="auto" w:fill="auto"/>
            <w:tcMar>
              <w:top w:w="100" w:type="dxa"/>
              <w:left w:w="100" w:type="dxa"/>
              <w:bottom w:w="100" w:type="dxa"/>
              <w:right w:w="100" w:type="dxa"/>
            </w:tcMar>
          </w:tcPr>
          <w:p w14:paraId="4C05B343" w14:textId="77777777" w:rsidR="00466899" w:rsidRPr="00444C76" w:rsidRDefault="00466899" w:rsidP="00E60893">
            <w:pPr>
              <w:widowControl w:val="0"/>
              <w:spacing w:line="240" w:lineRule="auto"/>
              <w:rPr>
                <w:highlight w:val="yellow"/>
              </w:rPr>
            </w:pPr>
            <w:r w:rsidRPr="00444C76">
              <w:rPr>
                <w:i/>
                <w:highlight w:val="yellow"/>
              </w:rPr>
              <w:t xml:space="preserve">Crespo, Mauricio (2016) BobCAD-CAM-V29---MILL-5-PRO Mecanizado de 5 ejes </w:t>
            </w:r>
            <w:proofErr w:type="spellStart"/>
            <w:r w:rsidRPr="00444C76">
              <w:rPr>
                <w:i/>
                <w:highlight w:val="yellow"/>
              </w:rPr>
              <w:t>simultaneos</w:t>
            </w:r>
            <w:proofErr w:type="spellEnd"/>
            <w:r w:rsidRPr="00444C76">
              <w:rPr>
                <w:i/>
                <w:highlight w:val="yellow"/>
              </w:rPr>
              <w:t xml:space="preserve">. </w:t>
            </w:r>
            <w:hyperlink r:id="rId99" w:history="1">
              <w:r w:rsidRPr="00444C76">
                <w:rPr>
                  <w:rStyle w:val="Hipervnculo"/>
                  <w:i/>
                  <w:highlight w:val="yellow"/>
                </w:rPr>
                <w:t>https://www.interempresas.net/FeriaVirtual/Catalogos_y_documentos/199030/BobCAD-CAM-V29---MILL-5-PRO.-Mecanizado-de-5-Ejes-Simultaneos.pdf</w:t>
              </w:r>
            </w:hyperlink>
          </w:p>
        </w:tc>
      </w:tr>
      <w:tr w:rsidR="00466899" w:rsidRPr="003A260A" w14:paraId="7744CEE3" w14:textId="77777777" w:rsidTr="00E60893">
        <w:trPr>
          <w:trHeight w:val="420"/>
        </w:trPr>
        <w:tc>
          <w:tcPr>
            <w:tcW w:w="5000" w:type="pct"/>
            <w:gridSpan w:val="2"/>
            <w:shd w:val="clear" w:color="auto" w:fill="auto"/>
            <w:tcMar>
              <w:top w:w="100" w:type="dxa"/>
              <w:left w:w="100" w:type="dxa"/>
              <w:bottom w:w="100" w:type="dxa"/>
              <w:right w:w="100" w:type="dxa"/>
            </w:tcMar>
          </w:tcPr>
          <w:p w14:paraId="4D4439B5" w14:textId="77777777" w:rsidR="00466899" w:rsidRPr="00444C76" w:rsidRDefault="00466899" w:rsidP="00E60893">
            <w:pPr>
              <w:widowControl w:val="0"/>
              <w:spacing w:line="240" w:lineRule="auto"/>
              <w:rPr>
                <w:highlight w:val="yellow"/>
              </w:rPr>
            </w:pPr>
            <w:proofErr w:type="spellStart"/>
            <w:r w:rsidRPr="00444C76">
              <w:rPr>
                <w:highlight w:val="yellow"/>
              </w:rPr>
              <w:t>Filext</w:t>
            </w:r>
            <w:proofErr w:type="spellEnd"/>
            <w:r w:rsidRPr="00444C76">
              <w:rPr>
                <w:highlight w:val="yellow"/>
              </w:rPr>
              <w:t xml:space="preserve"> (2022). Abrir un archivo CAM. https://filext.com/es/extension-de-archivo/CAM</w:t>
            </w:r>
          </w:p>
          <w:p w14:paraId="4D66AE98" w14:textId="77777777" w:rsidR="00466899" w:rsidRPr="00444C76" w:rsidRDefault="00466899" w:rsidP="00E60893">
            <w:pPr>
              <w:widowControl w:val="0"/>
              <w:spacing w:line="240" w:lineRule="auto"/>
              <w:rPr>
                <w:highlight w:val="yellow"/>
              </w:rPr>
            </w:pPr>
          </w:p>
        </w:tc>
      </w:tr>
      <w:tr w:rsidR="00466899" w:rsidRPr="003A260A" w14:paraId="18DD64A6" w14:textId="77777777" w:rsidTr="00E60893">
        <w:trPr>
          <w:trHeight w:val="420"/>
        </w:trPr>
        <w:tc>
          <w:tcPr>
            <w:tcW w:w="5000" w:type="pct"/>
            <w:gridSpan w:val="2"/>
            <w:shd w:val="clear" w:color="auto" w:fill="auto"/>
            <w:tcMar>
              <w:top w:w="100" w:type="dxa"/>
              <w:left w:w="100" w:type="dxa"/>
              <w:bottom w:w="100" w:type="dxa"/>
              <w:right w:w="100" w:type="dxa"/>
            </w:tcMar>
          </w:tcPr>
          <w:p w14:paraId="25C1DA38" w14:textId="77777777" w:rsidR="00466899" w:rsidRPr="00444C76" w:rsidRDefault="00466899" w:rsidP="00E60893">
            <w:pPr>
              <w:widowControl w:val="0"/>
              <w:spacing w:line="240" w:lineRule="auto"/>
              <w:rPr>
                <w:highlight w:val="yellow"/>
              </w:rPr>
            </w:pPr>
            <w:proofErr w:type="spellStart"/>
            <w:r w:rsidRPr="00444C76">
              <w:rPr>
                <w:highlight w:val="yellow"/>
              </w:rPr>
              <w:t>Hernandez</w:t>
            </w:r>
            <w:proofErr w:type="spellEnd"/>
            <w:r w:rsidRPr="00444C76">
              <w:rPr>
                <w:highlight w:val="yellow"/>
              </w:rPr>
              <w:t>, Javier (2020). Curso básico de CNC. https://player.slideplayer.es/109/17991266/slides/slide_8.jpg</w:t>
            </w:r>
          </w:p>
        </w:tc>
      </w:tr>
      <w:tr w:rsidR="00466899" w:rsidRPr="003A260A" w14:paraId="1F39A19E" w14:textId="77777777" w:rsidTr="00E60893">
        <w:trPr>
          <w:trHeight w:val="420"/>
        </w:trPr>
        <w:tc>
          <w:tcPr>
            <w:tcW w:w="5000" w:type="pct"/>
            <w:gridSpan w:val="2"/>
            <w:shd w:val="clear" w:color="auto" w:fill="auto"/>
            <w:tcMar>
              <w:top w:w="100" w:type="dxa"/>
              <w:left w:w="100" w:type="dxa"/>
              <w:bottom w:w="100" w:type="dxa"/>
              <w:right w:w="100" w:type="dxa"/>
            </w:tcMar>
          </w:tcPr>
          <w:p w14:paraId="006AE0AB" w14:textId="77777777" w:rsidR="00466899" w:rsidRPr="00444C76" w:rsidRDefault="00466899" w:rsidP="00E60893">
            <w:pPr>
              <w:widowControl w:val="0"/>
              <w:spacing w:line="240" w:lineRule="auto"/>
              <w:rPr>
                <w:highlight w:val="yellow"/>
              </w:rPr>
            </w:pPr>
            <w:r w:rsidRPr="00444C76">
              <w:rPr>
                <w:highlight w:val="yellow"/>
              </w:rPr>
              <w:t>Inoxform.au (2022). Descubre lo diferentes tipos de máquinas CNC. https://inoxform.eu/es/tipos-de-maquinas-cnc/</w:t>
            </w:r>
          </w:p>
        </w:tc>
      </w:tr>
      <w:tr w:rsidR="00466899" w:rsidRPr="003A260A" w14:paraId="0DDE4AC0" w14:textId="77777777" w:rsidTr="00E60893">
        <w:trPr>
          <w:trHeight w:val="420"/>
        </w:trPr>
        <w:tc>
          <w:tcPr>
            <w:tcW w:w="5000" w:type="pct"/>
            <w:gridSpan w:val="2"/>
            <w:shd w:val="clear" w:color="auto" w:fill="auto"/>
            <w:tcMar>
              <w:top w:w="100" w:type="dxa"/>
              <w:left w:w="100" w:type="dxa"/>
              <w:bottom w:w="100" w:type="dxa"/>
              <w:right w:w="100" w:type="dxa"/>
            </w:tcMar>
          </w:tcPr>
          <w:p w14:paraId="00F9E54C" w14:textId="77777777" w:rsidR="00466899" w:rsidRPr="00444C76" w:rsidRDefault="00466899" w:rsidP="00E60893">
            <w:pPr>
              <w:widowControl w:val="0"/>
              <w:spacing w:line="240" w:lineRule="auto"/>
              <w:rPr>
                <w:highlight w:val="yellow"/>
              </w:rPr>
            </w:pPr>
            <w:r w:rsidRPr="00444C76">
              <w:rPr>
                <w:highlight w:val="yellow"/>
              </w:rPr>
              <w:t xml:space="preserve">Plm.automation.siemens.com/ (2022). Que es el </w:t>
            </w:r>
            <w:proofErr w:type="gramStart"/>
            <w:r w:rsidRPr="00444C76">
              <w:rPr>
                <w:highlight w:val="yellow"/>
              </w:rPr>
              <w:t>CAM?.</w:t>
            </w:r>
            <w:proofErr w:type="gramEnd"/>
            <w:r w:rsidRPr="00444C76">
              <w:rPr>
                <w:highlight w:val="yellow"/>
              </w:rPr>
              <w:t xml:space="preserve"> https://www.plm.automation.siemens.com/global/es/our-story/glossary/computer-aided-manufacturing-cam/13139</w:t>
            </w:r>
          </w:p>
        </w:tc>
      </w:tr>
    </w:tbl>
    <w:p w14:paraId="2ABF355A" w14:textId="77777777" w:rsidR="00466899" w:rsidRDefault="00466899"/>
    <w:p w14:paraId="000003A9" w14:textId="77777777" w:rsidR="000945CE" w:rsidRDefault="000945CE">
      <w:pPr>
        <w:pStyle w:val="Ttulo"/>
        <w:rPr>
          <w:sz w:val="22"/>
          <w:szCs w:val="22"/>
        </w:rPr>
      </w:pPr>
      <w:bookmarkStart w:id="108" w:name="_heading=h.3rdcrjn" w:colFirst="0" w:colLast="0"/>
      <w:bookmarkEnd w:id="108"/>
    </w:p>
    <w:sectPr w:rsidR="000945CE">
      <w:headerReference w:type="default" r:id="rId100"/>
      <w:footerReference w:type="default" r:id="rId101"/>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etri Cor" w:date="2022-09-08T07:39:00Z" w:initials="">
    <w:p w14:paraId="000003B5"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https://www.shutterstock.com/es/image-photo/male-engineer-safety-helmet-using-tablet-2156705087</w:t>
      </w:r>
    </w:p>
  </w:comment>
  <w:comment w:id="7" w:author="Petri Cor" w:date="2022-09-08T07:40:00Z" w:initials="">
    <w:p w14:paraId="000003AF"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https://www.shutterstock.com/es/image-illustration/3d-rendering-industrial-product-design-cad-2162377589</w:t>
      </w:r>
    </w:p>
  </w:comment>
  <w:comment w:id="10" w:author="Petri Cor" w:date="2022-09-08T07:52:00Z" w:initials="">
    <w:p w14:paraId="000003B1"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https://www.shutterstock.com/es/image-photo/production-cnc-machine-drilling-welding-construction-324729686</w:t>
      </w:r>
    </w:p>
  </w:comment>
  <w:comment w:id="12" w:author="Petri Cor" w:date="2022-09-08T07:48:00Z" w:initials="">
    <w:p w14:paraId="000003B0"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https://www.shutterstock.com/es/image-photo/multi-exposure-stock-market-graph-man-1610086291</w:t>
      </w:r>
    </w:p>
  </w:comment>
  <w:comment w:id="14" w:author="Petri Cor" w:date="2022-09-08T07:42:00Z" w:initials="">
    <w:p w14:paraId="000003C3"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https://www.shutterstock.com/es/image-photo/abstract-scene-5axis-cnc-milling-machine-1476787835</w:t>
      </w:r>
    </w:p>
  </w:comment>
  <w:comment w:id="16" w:author="Petri Cor" w:date="2022-09-08T07:44:00Z" w:initials="">
    <w:p w14:paraId="000003E9" w14:textId="7B35E675"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https://www.shutterstock.com/es/image-photo/two-engineers-using-cad-programming-</w:t>
      </w:r>
      <w:r w:rsidR="00D41C43" w:rsidRPr="00D41C43">
        <w:rPr>
          <w:i/>
          <w:iCs/>
          <w:color w:val="000000"/>
        </w:rPr>
        <w:t>softwar</w:t>
      </w:r>
      <w:r>
        <w:rPr>
          <w:color w:val="000000"/>
        </w:rPr>
        <w:t>e-1067940716</w:t>
      </w:r>
    </w:p>
  </w:comment>
  <w:comment w:id="18" w:author="Petri Cor" w:date="2022-09-08T07:45:00Z" w:initials="">
    <w:p w14:paraId="000003C4"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https://www.shutterstock.com/es/image-illustration/cog-wheels-sketch-color-on-abstract-251542456</w:t>
      </w:r>
    </w:p>
  </w:comment>
  <w:comment w:id="20" w:author="Petri Cor" w:date="2022-09-08T07:45:00Z" w:initials="">
    <w:p w14:paraId="000003EA" w14:textId="77777777" w:rsidR="00D33B62" w:rsidRDefault="00D33B62">
      <w:pPr>
        <w:widowControl w:val="0"/>
        <w:pBdr>
          <w:top w:val="nil"/>
          <w:left w:val="nil"/>
          <w:bottom w:val="nil"/>
          <w:right w:val="nil"/>
          <w:between w:val="nil"/>
        </w:pBdr>
        <w:spacing w:line="240" w:lineRule="auto"/>
        <w:rPr>
          <w:color w:val="000000"/>
        </w:rPr>
      </w:pPr>
      <w:r>
        <w:rPr>
          <w:color w:val="000000"/>
        </w:rPr>
        <w:t>https://www.youtube.com/watch?v=0FJmpbvFWkg</w:t>
      </w:r>
    </w:p>
  </w:comment>
  <w:comment w:id="22" w:author="Petri Cor" w:date="2022-09-21T13:50:00Z" w:initials="">
    <w:p w14:paraId="00000435" w14:textId="77777777" w:rsidR="00D33B62" w:rsidRDefault="00D33B62">
      <w:pPr>
        <w:widowControl w:val="0"/>
        <w:pBdr>
          <w:top w:val="nil"/>
          <w:left w:val="nil"/>
          <w:bottom w:val="nil"/>
          <w:right w:val="nil"/>
          <w:between w:val="nil"/>
        </w:pBdr>
        <w:spacing w:line="240" w:lineRule="auto"/>
        <w:rPr>
          <w:color w:val="000000"/>
        </w:rPr>
      </w:pPr>
      <w:r>
        <w:rPr>
          <w:color w:val="000000"/>
        </w:rPr>
        <w:t>835201_i1</w:t>
      </w:r>
    </w:p>
  </w:comment>
  <w:comment w:id="23" w:author="Petri Cor" w:date="2022-09-09T16:02:00Z" w:initials="">
    <w:p w14:paraId="000003ED"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 favor buscar o hacer una similar</w:t>
      </w:r>
    </w:p>
    <w:p w14:paraId="000003EE" w14:textId="77777777" w:rsidR="00D33B62" w:rsidRDefault="00D33B62">
      <w:pPr>
        <w:widowControl w:val="0"/>
        <w:pBdr>
          <w:top w:val="nil"/>
          <w:left w:val="nil"/>
          <w:bottom w:val="nil"/>
          <w:right w:val="nil"/>
          <w:between w:val="nil"/>
        </w:pBdr>
        <w:spacing w:line="240" w:lineRule="auto"/>
        <w:rPr>
          <w:color w:val="000000"/>
        </w:rPr>
      </w:pPr>
    </w:p>
    <w:p w14:paraId="000003EF" w14:textId="1C4D5502" w:rsidR="00D33B62" w:rsidRDefault="00D33B62">
      <w:pPr>
        <w:widowControl w:val="0"/>
        <w:pBdr>
          <w:top w:val="nil"/>
          <w:left w:val="nil"/>
          <w:bottom w:val="nil"/>
          <w:right w:val="nil"/>
          <w:between w:val="nil"/>
        </w:pBdr>
        <w:spacing w:line="240" w:lineRule="auto"/>
        <w:rPr>
          <w:color w:val="000000"/>
        </w:rPr>
      </w:pPr>
      <w:r>
        <w:rPr>
          <w:color w:val="000000"/>
        </w:rPr>
        <w:t>https://grupocarman.com/blog/wp-content/uploads/2014/10/post-</w:t>
      </w:r>
      <w:r w:rsidR="00D41C43" w:rsidRPr="00D41C43">
        <w:rPr>
          <w:i/>
          <w:iCs/>
          <w:color w:val="000000"/>
        </w:rPr>
        <w:t>softwares</w:t>
      </w:r>
      <w:r>
        <w:rPr>
          <w:color w:val="000000"/>
        </w:rPr>
        <w:t>1.jpg</w:t>
      </w:r>
    </w:p>
    <w:p w14:paraId="000003F0" w14:textId="77777777" w:rsidR="00D33B62" w:rsidRDefault="00D33B62">
      <w:pPr>
        <w:widowControl w:val="0"/>
        <w:pBdr>
          <w:top w:val="nil"/>
          <w:left w:val="nil"/>
          <w:bottom w:val="nil"/>
          <w:right w:val="nil"/>
          <w:between w:val="nil"/>
        </w:pBdr>
        <w:spacing w:line="240" w:lineRule="auto"/>
        <w:rPr>
          <w:color w:val="000000"/>
        </w:rPr>
      </w:pPr>
    </w:p>
    <w:p w14:paraId="000003F1" w14:textId="77777777" w:rsidR="00D33B62" w:rsidRDefault="00D33B62">
      <w:pPr>
        <w:widowControl w:val="0"/>
        <w:pBdr>
          <w:top w:val="nil"/>
          <w:left w:val="nil"/>
          <w:bottom w:val="nil"/>
          <w:right w:val="nil"/>
          <w:between w:val="nil"/>
        </w:pBdr>
        <w:spacing w:line="240" w:lineRule="auto"/>
        <w:rPr>
          <w:color w:val="000000"/>
        </w:rPr>
      </w:pPr>
      <w:r>
        <w:rPr>
          <w:color w:val="000000"/>
        </w:rPr>
        <w:t>835201_i2</w:t>
      </w:r>
    </w:p>
  </w:comment>
  <w:comment w:id="25" w:author="Petri Cor" w:date="2022-09-20T20:41:00Z" w:initials="">
    <w:p w14:paraId="000003AD"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w:t>
      </w:r>
    </w:p>
    <w:p w14:paraId="000003AE" w14:textId="77777777" w:rsidR="00D33B62" w:rsidRDefault="00D33B62">
      <w:pPr>
        <w:widowControl w:val="0"/>
        <w:pBdr>
          <w:top w:val="nil"/>
          <w:left w:val="nil"/>
          <w:bottom w:val="nil"/>
          <w:right w:val="nil"/>
          <w:between w:val="nil"/>
        </w:pBdr>
        <w:spacing w:line="240" w:lineRule="auto"/>
        <w:rPr>
          <w:color w:val="000000"/>
        </w:rPr>
      </w:pPr>
      <w:r>
        <w:rPr>
          <w:color w:val="000000"/>
        </w:rPr>
        <w:t>https://www.mms-mexico.com/articulos/nueva-herramienta-de-fresado-de-alto-avance-en-cavidades-profundas</w:t>
      </w:r>
    </w:p>
  </w:comment>
  <w:comment w:id="26" w:author="Petri Cor" w:date="2022-09-10T18:50:00Z" w:initials="">
    <w:p w14:paraId="0000042F" w14:textId="77777777" w:rsidR="00D33B62" w:rsidRDefault="00D33B62">
      <w:pPr>
        <w:widowControl w:val="0"/>
        <w:pBdr>
          <w:top w:val="nil"/>
          <w:left w:val="nil"/>
          <w:bottom w:val="nil"/>
          <w:right w:val="nil"/>
          <w:between w:val="nil"/>
        </w:pBdr>
        <w:spacing w:line="240" w:lineRule="auto"/>
        <w:rPr>
          <w:color w:val="000000"/>
        </w:rPr>
      </w:pPr>
      <w:r>
        <w:rPr>
          <w:color w:val="000000"/>
        </w:rPr>
        <w:t>835201_i7</w:t>
      </w:r>
    </w:p>
  </w:comment>
  <w:comment w:id="40" w:author="Petri Cor" w:date="2022-08-24T18:19:00Z" w:initials="">
    <w:p w14:paraId="000003EB"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w:t>
      </w:r>
    </w:p>
    <w:p w14:paraId="000003EC" w14:textId="77777777" w:rsidR="00D33B62" w:rsidRDefault="00D33B62">
      <w:pPr>
        <w:widowControl w:val="0"/>
        <w:pBdr>
          <w:top w:val="nil"/>
          <w:left w:val="nil"/>
          <w:bottom w:val="nil"/>
          <w:right w:val="nil"/>
          <w:between w:val="nil"/>
        </w:pBdr>
        <w:spacing w:line="240" w:lineRule="auto"/>
        <w:rPr>
          <w:color w:val="000000"/>
        </w:rPr>
      </w:pPr>
      <w:r>
        <w:rPr>
          <w:color w:val="000000"/>
        </w:rPr>
        <w:t>https://damassets.autodesk.net/content/dam/autodesk/www/products/responsive-imagery/compare-cards/2019/powermill-2019-lockup-610x66.png</w:t>
      </w:r>
    </w:p>
  </w:comment>
  <w:comment w:id="48" w:author="Petri Cor" w:date="2022-08-24T18:20:00Z" w:initials="">
    <w:p w14:paraId="000003DE"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w:t>
      </w:r>
    </w:p>
    <w:p w14:paraId="000003DF" w14:textId="77777777" w:rsidR="00D33B62" w:rsidRDefault="00D33B62">
      <w:pPr>
        <w:widowControl w:val="0"/>
        <w:pBdr>
          <w:top w:val="nil"/>
          <w:left w:val="nil"/>
          <w:bottom w:val="nil"/>
          <w:right w:val="nil"/>
          <w:between w:val="nil"/>
        </w:pBdr>
        <w:spacing w:line="240" w:lineRule="auto"/>
        <w:rPr>
          <w:color w:val="000000"/>
        </w:rPr>
      </w:pPr>
      <w:r>
        <w:rPr>
          <w:color w:val="000000"/>
        </w:rPr>
        <w:t>https://simplyrhino.co.uk/templates/yootheme/cache/rhinocam-logo-557ff150.png</w:t>
      </w:r>
    </w:p>
  </w:comment>
  <w:comment w:id="59" w:author="Petri Cor" w:date="2022-08-24T18:21:00Z" w:initials="">
    <w:p w14:paraId="00000423"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w:t>
      </w:r>
    </w:p>
    <w:p w14:paraId="00000424" w14:textId="77777777" w:rsidR="00D33B62" w:rsidRDefault="00D33B62">
      <w:pPr>
        <w:widowControl w:val="0"/>
        <w:pBdr>
          <w:top w:val="nil"/>
          <w:left w:val="nil"/>
          <w:bottom w:val="nil"/>
          <w:right w:val="nil"/>
          <w:between w:val="nil"/>
        </w:pBdr>
        <w:spacing w:line="240" w:lineRule="auto"/>
        <w:rPr>
          <w:color w:val="000000"/>
        </w:rPr>
      </w:pPr>
      <w:r>
        <w:rPr>
          <w:color w:val="000000"/>
        </w:rPr>
        <w:t>https://getlogo.net/wp-content/uploads/2020/03/solidcam-logo-vector.png</w:t>
      </w:r>
    </w:p>
  </w:comment>
  <w:comment w:id="73" w:author="Petri Cor" w:date="2022-08-24T18:23:00Z" w:initials="">
    <w:p w14:paraId="000003B2"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w:t>
      </w:r>
    </w:p>
    <w:p w14:paraId="000003B3" w14:textId="77777777" w:rsidR="00D33B62" w:rsidRDefault="00D33B62">
      <w:pPr>
        <w:widowControl w:val="0"/>
        <w:pBdr>
          <w:top w:val="nil"/>
          <w:left w:val="nil"/>
          <w:bottom w:val="nil"/>
          <w:right w:val="nil"/>
          <w:between w:val="nil"/>
        </w:pBdr>
        <w:spacing w:line="240" w:lineRule="auto"/>
        <w:rPr>
          <w:color w:val="000000"/>
        </w:rPr>
      </w:pPr>
      <w:r>
        <w:rPr>
          <w:color w:val="000000"/>
        </w:rPr>
        <w:t>https://res.cloudinary.com/crunchbase-production/image/upload/c_lpad,f_auto,q_auto:eco,dpr_1/y1wkacndpxp6bdihbjgk</w:t>
      </w:r>
    </w:p>
  </w:comment>
  <w:comment w:id="74" w:author="Petri Cor" w:date="2022-09-10T18:51:00Z" w:initials="">
    <w:p w14:paraId="0000042E" w14:textId="77777777" w:rsidR="00D33B62" w:rsidRDefault="00D33B62">
      <w:pPr>
        <w:widowControl w:val="0"/>
        <w:pBdr>
          <w:top w:val="nil"/>
          <w:left w:val="nil"/>
          <w:bottom w:val="nil"/>
          <w:right w:val="nil"/>
          <w:between w:val="nil"/>
        </w:pBdr>
        <w:spacing w:line="240" w:lineRule="auto"/>
        <w:rPr>
          <w:color w:val="000000"/>
        </w:rPr>
      </w:pPr>
      <w:r>
        <w:rPr>
          <w:color w:val="000000"/>
        </w:rPr>
        <w:t>835201_i12</w:t>
      </w:r>
    </w:p>
  </w:comment>
  <w:comment w:id="75" w:author="Petri Cor" w:date="2022-09-20T20:58:00Z" w:initials="">
    <w:p w14:paraId="0000042D" w14:textId="77777777" w:rsidR="00D33B62" w:rsidRDefault="00D33B62">
      <w:pPr>
        <w:widowControl w:val="0"/>
        <w:pBdr>
          <w:top w:val="nil"/>
          <w:left w:val="nil"/>
          <w:bottom w:val="nil"/>
          <w:right w:val="nil"/>
          <w:between w:val="nil"/>
        </w:pBdr>
        <w:spacing w:line="240" w:lineRule="auto"/>
        <w:rPr>
          <w:color w:val="000000"/>
        </w:rPr>
      </w:pPr>
      <w:r>
        <w:rPr>
          <w:color w:val="000000"/>
        </w:rPr>
        <w:t>Las imágenes del recurso son de referencia.</w:t>
      </w:r>
    </w:p>
  </w:comment>
  <w:comment w:id="76" w:author="Petri Cor" w:date="2022-09-10T18:54:00Z" w:initials="">
    <w:p w14:paraId="0000041B" w14:textId="77777777" w:rsidR="00D33B62" w:rsidRDefault="00D33B62">
      <w:pPr>
        <w:widowControl w:val="0"/>
        <w:pBdr>
          <w:top w:val="nil"/>
          <w:left w:val="nil"/>
          <w:bottom w:val="nil"/>
          <w:right w:val="nil"/>
          <w:between w:val="nil"/>
        </w:pBdr>
        <w:spacing w:line="240" w:lineRule="auto"/>
        <w:rPr>
          <w:color w:val="000000"/>
        </w:rPr>
      </w:pPr>
      <w:r>
        <w:rPr>
          <w:color w:val="000000"/>
        </w:rPr>
        <w:t>835201_i16</w:t>
      </w:r>
    </w:p>
  </w:comment>
  <w:comment w:id="78" w:author="Petri Cor" w:date="2022-09-20T21:18:00Z" w:initials="">
    <w:p w14:paraId="0000040C"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w:t>
      </w:r>
    </w:p>
  </w:comment>
  <w:comment w:id="79" w:author="Petri Cor" w:date="2022-09-10T18:54:00Z" w:initials="">
    <w:p w14:paraId="00000412" w14:textId="77777777" w:rsidR="00D33B62" w:rsidRDefault="00D33B62">
      <w:pPr>
        <w:widowControl w:val="0"/>
        <w:pBdr>
          <w:top w:val="nil"/>
          <w:left w:val="nil"/>
          <w:bottom w:val="nil"/>
          <w:right w:val="nil"/>
          <w:between w:val="nil"/>
        </w:pBdr>
        <w:spacing w:line="240" w:lineRule="auto"/>
        <w:rPr>
          <w:color w:val="000000"/>
        </w:rPr>
      </w:pPr>
      <w:r>
        <w:rPr>
          <w:color w:val="000000"/>
        </w:rPr>
        <w:t>Videos</w:t>
      </w:r>
    </w:p>
    <w:p w14:paraId="00000413" w14:textId="77777777" w:rsidR="00D33B62" w:rsidRDefault="00D33B62">
      <w:pPr>
        <w:widowControl w:val="0"/>
        <w:pBdr>
          <w:top w:val="nil"/>
          <w:left w:val="nil"/>
          <w:bottom w:val="nil"/>
          <w:right w:val="nil"/>
          <w:between w:val="nil"/>
        </w:pBdr>
        <w:spacing w:line="240" w:lineRule="auto"/>
        <w:rPr>
          <w:color w:val="000000"/>
        </w:rPr>
      </w:pPr>
    </w:p>
    <w:p w14:paraId="00000414"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https://www.shutterstock.com/es/video/clip-1070327257-cnc-machine-work-cutting-tool-processing-steel</w:t>
      </w:r>
    </w:p>
    <w:p w14:paraId="00000415" w14:textId="77777777" w:rsidR="00D33B62" w:rsidRDefault="00D33B62">
      <w:pPr>
        <w:widowControl w:val="0"/>
        <w:pBdr>
          <w:top w:val="nil"/>
          <w:left w:val="nil"/>
          <w:bottom w:val="nil"/>
          <w:right w:val="nil"/>
          <w:between w:val="nil"/>
        </w:pBdr>
        <w:spacing w:line="240" w:lineRule="auto"/>
        <w:rPr>
          <w:color w:val="000000"/>
        </w:rPr>
      </w:pPr>
    </w:p>
    <w:p w14:paraId="00000416" w14:textId="77777777" w:rsidR="00D33B62" w:rsidRDefault="00D33B62">
      <w:pPr>
        <w:widowControl w:val="0"/>
        <w:pBdr>
          <w:top w:val="nil"/>
          <w:left w:val="nil"/>
          <w:bottom w:val="nil"/>
          <w:right w:val="nil"/>
          <w:between w:val="nil"/>
        </w:pBdr>
        <w:spacing w:line="240" w:lineRule="auto"/>
        <w:rPr>
          <w:color w:val="000000"/>
        </w:rPr>
      </w:pPr>
    </w:p>
    <w:p w14:paraId="00000417"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https://www.shutterstock.com/es/video/clip-1023514450-cnc-milling-machine-operation-cutting-steel-high-tech</w:t>
      </w:r>
    </w:p>
    <w:p w14:paraId="00000418" w14:textId="77777777" w:rsidR="00D33B62" w:rsidRDefault="00D33B62">
      <w:pPr>
        <w:widowControl w:val="0"/>
        <w:pBdr>
          <w:top w:val="nil"/>
          <w:left w:val="nil"/>
          <w:bottom w:val="nil"/>
          <w:right w:val="nil"/>
          <w:between w:val="nil"/>
        </w:pBdr>
        <w:spacing w:line="240" w:lineRule="auto"/>
        <w:rPr>
          <w:color w:val="000000"/>
        </w:rPr>
      </w:pPr>
    </w:p>
    <w:p w14:paraId="00000419"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https://www.shutterstock.com/es/video/clip-1037708252-cnc-laser-cutting-metal-modern-industrial-technology</w:t>
      </w:r>
    </w:p>
  </w:comment>
  <w:comment w:id="80" w:author="Petri Cor" w:date="2022-09-10T19:32:00Z" w:initials="">
    <w:p w14:paraId="000003F2" w14:textId="77777777" w:rsidR="00D33B62" w:rsidRDefault="00D33B62">
      <w:pPr>
        <w:widowControl w:val="0"/>
        <w:pBdr>
          <w:top w:val="nil"/>
          <w:left w:val="nil"/>
          <w:bottom w:val="nil"/>
          <w:right w:val="nil"/>
          <w:between w:val="nil"/>
        </w:pBdr>
        <w:spacing w:line="240" w:lineRule="auto"/>
        <w:rPr>
          <w:color w:val="000000"/>
        </w:rPr>
      </w:pPr>
      <w:r>
        <w:rPr>
          <w:color w:val="000000"/>
        </w:rPr>
        <w:t>Imágenes</w:t>
      </w:r>
    </w:p>
    <w:p w14:paraId="000003F3" w14:textId="77777777" w:rsidR="00D33B62" w:rsidRDefault="00D33B62">
      <w:pPr>
        <w:widowControl w:val="0"/>
        <w:pBdr>
          <w:top w:val="nil"/>
          <w:left w:val="nil"/>
          <w:bottom w:val="nil"/>
          <w:right w:val="nil"/>
          <w:between w:val="nil"/>
        </w:pBdr>
        <w:spacing w:line="240" w:lineRule="auto"/>
        <w:rPr>
          <w:color w:val="000000"/>
        </w:rPr>
      </w:pPr>
      <w:r>
        <w:rPr>
          <w:color w:val="000000"/>
        </w:rPr>
        <w:t>https://www.flaticon.es/icono-gratis/agente-de-seguridad_3379185</w:t>
      </w:r>
    </w:p>
    <w:p w14:paraId="000003F4" w14:textId="77777777" w:rsidR="00D33B62" w:rsidRDefault="00D33B62">
      <w:pPr>
        <w:widowControl w:val="0"/>
        <w:pBdr>
          <w:top w:val="nil"/>
          <w:left w:val="nil"/>
          <w:bottom w:val="nil"/>
          <w:right w:val="nil"/>
          <w:between w:val="nil"/>
        </w:pBdr>
        <w:spacing w:line="240" w:lineRule="auto"/>
        <w:rPr>
          <w:color w:val="000000"/>
        </w:rPr>
      </w:pPr>
    </w:p>
    <w:p w14:paraId="000003F5" w14:textId="77777777" w:rsidR="00D33B62" w:rsidRDefault="00D33B62">
      <w:pPr>
        <w:widowControl w:val="0"/>
        <w:pBdr>
          <w:top w:val="nil"/>
          <w:left w:val="nil"/>
          <w:bottom w:val="nil"/>
          <w:right w:val="nil"/>
          <w:between w:val="nil"/>
        </w:pBdr>
        <w:spacing w:line="240" w:lineRule="auto"/>
        <w:rPr>
          <w:color w:val="000000"/>
        </w:rPr>
      </w:pPr>
      <w:r>
        <w:rPr>
          <w:color w:val="000000"/>
        </w:rPr>
        <w:t>https://www.flaticon.es/icono-gratis/recomendado_7732850</w:t>
      </w:r>
    </w:p>
    <w:p w14:paraId="000003F6" w14:textId="77777777" w:rsidR="00D33B62" w:rsidRDefault="00D33B62">
      <w:pPr>
        <w:widowControl w:val="0"/>
        <w:pBdr>
          <w:top w:val="nil"/>
          <w:left w:val="nil"/>
          <w:bottom w:val="nil"/>
          <w:right w:val="nil"/>
          <w:between w:val="nil"/>
        </w:pBdr>
        <w:spacing w:line="240" w:lineRule="auto"/>
        <w:rPr>
          <w:color w:val="000000"/>
        </w:rPr>
      </w:pPr>
    </w:p>
    <w:p w14:paraId="000003F7" w14:textId="77777777" w:rsidR="00D33B62" w:rsidRDefault="00D33B62">
      <w:pPr>
        <w:widowControl w:val="0"/>
        <w:pBdr>
          <w:top w:val="nil"/>
          <w:left w:val="nil"/>
          <w:bottom w:val="nil"/>
          <w:right w:val="nil"/>
          <w:between w:val="nil"/>
        </w:pBdr>
        <w:spacing w:line="240" w:lineRule="auto"/>
        <w:rPr>
          <w:color w:val="000000"/>
        </w:rPr>
      </w:pPr>
      <w:r>
        <w:rPr>
          <w:color w:val="000000"/>
        </w:rPr>
        <w:t>https://www.flaticon.es/icono-gratis/destacar_3126805</w:t>
      </w:r>
    </w:p>
    <w:p w14:paraId="000003F8" w14:textId="77777777" w:rsidR="00D33B62" w:rsidRDefault="00D33B62">
      <w:pPr>
        <w:widowControl w:val="0"/>
        <w:pBdr>
          <w:top w:val="nil"/>
          <w:left w:val="nil"/>
          <w:bottom w:val="nil"/>
          <w:right w:val="nil"/>
          <w:between w:val="nil"/>
        </w:pBdr>
        <w:spacing w:line="240" w:lineRule="auto"/>
        <w:rPr>
          <w:color w:val="000000"/>
        </w:rPr>
      </w:pPr>
    </w:p>
    <w:p w14:paraId="000003F9" w14:textId="77777777" w:rsidR="00D33B62" w:rsidRDefault="00D33B62">
      <w:pPr>
        <w:widowControl w:val="0"/>
        <w:pBdr>
          <w:top w:val="nil"/>
          <w:left w:val="nil"/>
          <w:bottom w:val="nil"/>
          <w:right w:val="nil"/>
          <w:between w:val="nil"/>
        </w:pBdr>
        <w:spacing w:line="240" w:lineRule="auto"/>
        <w:rPr>
          <w:color w:val="000000"/>
        </w:rPr>
      </w:pPr>
      <w:r>
        <w:rPr>
          <w:color w:val="000000"/>
        </w:rPr>
        <w:t>https://www.flaticon.es/icono-gratis/alfabeto_4959355</w:t>
      </w:r>
    </w:p>
    <w:p w14:paraId="000003FA" w14:textId="77777777" w:rsidR="00D33B62" w:rsidRDefault="00D33B62">
      <w:pPr>
        <w:widowControl w:val="0"/>
        <w:pBdr>
          <w:top w:val="nil"/>
          <w:left w:val="nil"/>
          <w:bottom w:val="nil"/>
          <w:right w:val="nil"/>
          <w:between w:val="nil"/>
        </w:pBdr>
        <w:spacing w:line="240" w:lineRule="auto"/>
        <w:rPr>
          <w:color w:val="000000"/>
        </w:rPr>
      </w:pPr>
    </w:p>
    <w:p w14:paraId="000003FB" w14:textId="77777777" w:rsidR="00D33B62" w:rsidRDefault="00D33B62">
      <w:pPr>
        <w:widowControl w:val="0"/>
        <w:pBdr>
          <w:top w:val="nil"/>
          <w:left w:val="nil"/>
          <w:bottom w:val="nil"/>
          <w:right w:val="nil"/>
          <w:between w:val="nil"/>
        </w:pBdr>
        <w:spacing w:line="240" w:lineRule="auto"/>
        <w:rPr>
          <w:color w:val="000000"/>
        </w:rPr>
      </w:pPr>
      <w:r>
        <w:rPr>
          <w:color w:val="000000"/>
        </w:rPr>
        <w:t>https://www.flaticon.es/icono-gratis/mantenimiento_1163796</w:t>
      </w:r>
    </w:p>
  </w:comment>
  <w:comment w:id="81" w:author="Petri Cor" w:date="2022-08-10T18:34:00Z" w:initials="">
    <w:p w14:paraId="000003E0" w14:textId="77777777" w:rsidR="00D33B62" w:rsidRDefault="00D33B62">
      <w:pPr>
        <w:widowControl w:val="0"/>
        <w:pBdr>
          <w:top w:val="nil"/>
          <w:left w:val="nil"/>
          <w:bottom w:val="nil"/>
          <w:right w:val="nil"/>
          <w:between w:val="nil"/>
        </w:pBdr>
        <w:spacing w:line="240" w:lineRule="auto"/>
        <w:rPr>
          <w:color w:val="000000"/>
        </w:rPr>
      </w:pPr>
      <w:r>
        <w:rPr>
          <w:color w:val="000000"/>
        </w:rPr>
        <w:t>Documentos para el material complementario recomendados:</w:t>
      </w:r>
    </w:p>
    <w:p w14:paraId="000003E1" w14:textId="77777777" w:rsidR="00D33B62" w:rsidRDefault="00D33B62">
      <w:pPr>
        <w:widowControl w:val="0"/>
        <w:pBdr>
          <w:top w:val="nil"/>
          <w:left w:val="nil"/>
          <w:bottom w:val="nil"/>
          <w:right w:val="nil"/>
          <w:between w:val="nil"/>
        </w:pBdr>
        <w:spacing w:line="240" w:lineRule="auto"/>
        <w:rPr>
          <w:color w:val="000000"/>
        </w:rPr>
      </w:pPr>
    </w:p>
    <w:p w14:paraId="000003E2" w14:textId="77777777" w:rsidR="00D33B62" w:rsidRDefault="00D33B62">
      <w:pPr>
        <w:widowControl w:val="0"/>
        <w:pBdr>
          <w:top w:val="nil"/>
          <w:left w:val="nil"/>
          <w:bottom w:val="nil"/>
          <w:right w:val="nil"/>
          <w:between w:val="nil"/>
        </w:pBdr>
        <w:spacing w:line="240" w:lineRule="auto"/>
        <w:rPr>
          <w:color w:val="000000"/>
        </w:rPr>
      </w:pPr>
    </w:p>
    <w:p w14:paraId="000003E3" w14:textId="77777777" w:rsidR="00D33B62" w:rsidRDefault="00D33B62">
      <w:pPr>
        <w:widowControl w:val="0"/>
        <w:pBdr>
          <w:top w:val="nil"/>
          <w:left w:val="nil"/>
          <w:bottom w:val="nil"/>
          <w:right w:val="nil"/>
          <w:between w:val="nil"/>
        </w:pBdr>
        <w:spacing w:line="240" w:lineRule="auto"/>
        <w:rPr>
          <w:color w:val="000000"/>
        </w:rPr>
      </w:pPr>
      <w:r>
        <w:rPr>
          <w:color w:val="000000"/>
        </w:rPr>
        <w:t>Resolución 1016 de marzo 31 de 1989 - archivo PDF:</w:t>
      </w:r>
    </w:p>
    <w:p w14:paraId="000003E4" w14:textId="77777777" w:rsidR="00D33B62" w:rsidRDefault="00D33B62">
      <w:pPr>
        <w:widowControl w:val="0"/>
        <w:pBdr>
          <w:top w:val="nil"/>
          <w:left w:val="nil"/>
          <w:bottom w:val="nil"/>
          <w:right w:val="nil"/>
          <w:between w:val="nil"/>
        </w:pBdr>
        <w:spacing w:line="240" w:lineRule="auto"/>
        <w:rPr>
          <w:color w:val="000000"/>
        </w:rPr>
      </w:pPr>
      <w:r>
        <w:rPr>
          <w:color w:val="000000"/>
        </w:rPr>
        <w:t>Resolucion-1016-de-1989.pdf</w:t>
      </w:r>
    </w:p>
    <w:p w14:paraId="000003E5" w14:textId="77777777" w:rsidR="00D33B62" w:rsidRDefault="00D33B62">
      <w:pPr>
        <w:widowControl w:val="0"/>
        <w:pBdr>
          <w:top w:val="nil"/>
          <w:left w:val="nil"/>
          <w:bottom w:val="nil"/>
          <w:right w:val="nil"/>
          <w:between w:val="nil"/>
        </w:pBdr>
        <w:spacing w:line="240" w:lineRule="auto"/>
        <w:rPr>
          <w:color w:val="000000"/>
        </w:rPr>
      </w:pPr>
    </w:p>
    <w:p w14:paraId="000003E6" w14:textId="77777777" w:rsidR="00D33B62" w:rsidRDefault="00D33B62">
      <w:pPr>
        <w:widowControl w:val="0"/>
        <w:pBdr>
          <w:top w:val="nil"/>
          <w:left w:val="nil"/>
          <w:bottom w:val="nil"/>
          <w:right w:val="nil"/>
          <w:between w:val="nil"/>
        </w:pBdr>
        <w:spacing w:line="240" w:lineRule="auto"/>
        <w:rPr>
          <w:color w:val="000000"/>
        </w:rPr>
      </w:pPr>
    </w:p>
    <w:p w14:paraId="000003E7" w14:textId="77777777" w:rsidR="00D33B62" w:rsidRDefault="00D33B62">
      <w:pPr>
        <w:widowControl w:val="0"/>
        <w:pBdr>
          <w:top w:val="nil"/>
          <w:left w:val="nil"/>
          <w:bottom w:val="nil"/>
          <w:right w:val="nil"/>
          <w:between w:val="nil"/>
        </w:pBdr>
        <w:spacing w:line="240" w:lineRule="auto"/>
        <w:rPr>
          <w:color w:val="000000"/>
        </w:rPr>
      </w:pPr>
      <w:r>
        <w:rPr>
          <w:color w:val="000000"/>
        </w:rPr>
        <w:t>Ley 1562 2012 - archivo PDF:</w:t>
      </w:r>
    </w:p>
    <w:p w14:paraId="000003E8" w14:textId="77777777" w:rsidR="00D33B62" w:rsidRDefault="00D33B62">
      <w:pPr>
        <w:widowControl w:val="0"/>
        <w:pBdr>
          <w:top w:val="nil"/>
          <w:left w:val="nil"/>
          <w:bottom w:val="nil"/>
          <w:right w:val="nil"/>
          <w:between w:val="nil"/>
        </w:pBdr>
        <w:spacing w:line="240" w:lineRule="auto"/>
        <w:rPr>
          <w:color w:val="000000"/>
        </w:rPr>
      </w:pPr>
      <w:r>
        <w:rPr>
          <w:color w:val="000000"/>
        </w:rPr>
        <w:t>Ley-1562-de-2012.pdf</w:t>
      </w:r>
    </w:p>
  </w:comment>
  <w:comment w:id="82" w:author="Petri Cor" w:date="2022-09-11T13:48:00Z" w:initials="">
    <w:p w14:paraId="000003B4" w14:textId="77777777" w:rsidR="00D33B62" w:rsidRDefault="00D33B62">
      <w:pPr>
        <w:widowControl w:val="0"/>
        <w:pBdr>
          <w:top w:val="nil"/>
          <w:left w:val="nil"/>
          <w:bottom w:val="nil"/>
          <w:right w:val="nil"/>
          <w:between w:val="nil"/>
        </w:pBdr>
        <w:spacing w:line="240" w:lineRule="auto"/>
        <w:rPr>
          <w:color w:val="000000"/>
        </w:rPr>
      </w:pPr>
      <w:r>
        <w:rPr>
          <w:color w:val="000000"/>
        </w:rPr>
        <w:t>835201_i23</w:t>
      </w:r>
    </w:p>
  </w:comment>
  <w:comment w:id="83" w:author="Petri Cor" w:date="2022-09-12T07:40:00Z" w:initials="">
    <w:p w14:paraId="000003C0"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 conseguir una similar.</w:t>
      </w:r>
    </w:p>
    <w:p w14:paraId="000003C1" w14:textId="77777777" w:rsidR="00D33B62" w:rsidRDefault="00D33B62">
      <w:pPr>
        <w:widowControl w:val="0"/>
        <w:pBdr>
          <w:top w:val="nil"/>
          <w:left w:val="nil"/>
          <w:bottom w:val="nil"/>
          <w:right w:val="nil"/>
          <w:between w:val="nil"/>
        </w:pBdr>
        <w:spacing w:line="240" w:lineRule="auto"/>
        <w:rPr>
          <w:color w:val="000000"/>
        </w:rPr>
      </w:pPr>
    </w:p>
    <w:p w14:paraId="000003C2" w14:textId="77777777" w:rsidR="00D33B62" w:rsidRDefault="00D33B62">
      <w:pPr>
        <w:widowControl w:val="0"/>
        <w:pBdr>
          <w:top w:val="nil"/>
          <w:left w:val="nil"/>
          <w:bottom w:val="nil"/>
          <w:right w:val="nil"/>
          <w:between w:val="nil"/>
        </w:pBdr>
        <w:spacing w:line="240" w:lineRule="auto"/>
        <w:rPr>
          <w:color w:val="000000"/>
        </w:rPr>
      </w:pPr>
      <w:r>
        <w:rPr>
          <w:color w:val="000000"/>
        </w:rPr>
        <w:t>https://institutoasteco.com/disponibles/Curso-15-conceptos-tecnicos-torneado-tronzado-roscado/#/30</w:t>
      </w:r>
    </w:p>
  </w:comment>
  <w:comment w:id="86" w:author="Petri Cor" w:date="2022-09-21T13:41:00Z" w:initials="">
    <w:p w14:paraId="000003B6" w14:textId="77777777" w:rsidR="00D33B62" w:rsidRDefault="00D33B62">
      <w:pPr>
        <w:widowControl w:val="0"/>
        <w:pBdr>
          <w:top w:val="nil"/>
          <w:left w:val="nil"/>
          <w:bottom w:val="nil"/>
          <w:right w:val="nil"/>
          <w:between w:val="nil"/>
        </w:pBdr>
        <w:spacing w:line="240" w:lineRule="auto"/>
        <w:rPr>
          <w:color w:val="000000"/>
        </w:rPr>
      </w:pPr>
      <w:r>
        <w:rPr>
          <w:color w:val="000000"/>
        </w:rPr>
        <w:t>Video</w:t>
      </w:r>
    </w:p>
    <w:p w14:paraId="000003B7" w14:textId="77777777" w:rsidR="00D33B62" w:rsidRDefault="00D33B62">
      <w:pPr>
        <w:widowControl w:val="0"/>
        <w:pBdr>
          <w:top w:val="nil"/>
          <w:left w:val="nil"/>
          <w:bottom w:val="nil"/>
          <w:right w:val="nil"/>
          <w:between w:val="nil"/>
        </w:pBdr>
        <w:spacing w:line="240" w:lineRule="auto"/>
        <w:rPr>
          <w:color w:val="000000"/>
        </w:rPr>
      </w:pPr>
    </w:p>
    <w:p w14:paraId="000003B8"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https://www.shutterstock.com/es/video/clip-1070894026-chief-engineer-use-tablet-modern-factory-control</w:t>
      </w:r>
    </w:p>
    <w:p w14:paraId="000003B9" w14:textId="77777777" w:rsidR="00D33B62" w:rsidRDefault="00D33B62">
      <w:pPr>
        <w:widowControl w:val="0"/>
        <w:pBdr>
          <w:top w:val="nil"/>
          <w:left w:val="nil"/>
          <w:bottom w:val="nil"/>
          <w:right w:val="nil"/>
          <w:between w:val="nil"/>
        </w:pBdr>
        <w:spacing w:line="240" w:lineRule="auto"/>
        <w:rPr>
          <w:color w:val="000000"/>
        </w:rPr>
      </w:pPr>
    </w:p>
    <w:p w14:paraId="000003BA" w14:textId="77777777" w:rsidR="00D33B62" w:rsidRDefault="00D33B62">
      <w:pPr>
        <w:widowControl w:val="0"/>
        <w:pBdr>
          <w:top w:val="nil"/>
          <w:left w:val="nil"/>
          <w:bottom w:val="nil"/>
          <w:right w:val="nil"/>
          <w:between w:val="nil"/>
        </w:pBdr>
        <w:spacing w:line="240" w:lineRule="auto"/>
        <w:rPr>
          <w:color w:val="000000"/>
        </w:rPr>
      </w:pPr>
      <w:r>
        <w:rPr>
          <w:color w:val="000000"/>
        </w:rPr>
        <w:t>835201_v5</w:t>
      </w:r>
    </w:p>
  </w:comment>
  <w:comment w:id="88" w:author="Petri Cor" w:date="2022-09-20T21:49:00Z" w:initials="">
    <w:p w14:paraId="000003FD" w14:textId="77777777" w:rsidR="00D33B62" w:rsidRDefault="00D33B62">
      <w:pPr>
        <w:widowControl w:val="0"/>
        <w:pBdr>
          <w:top w:val="nil"/>
          <w:left w:val="nil"/>
          <w:bottom w:val="nil"/>
          <w:right w:val="nil"/>
          <w:between w:val="nil"/>
        </w:pBdr>
        <w:spacing w:line="240" w:lineRule="auto"/>
        <w:rPr>
          <w:color w:val="000000"/>
        </w:rPr>
      </w:pPr>
      <w:r>
        <w:rPr>
          <w:color w:val="000000"/>
        </w:rPr>
        <w:t>Imágenes</w:t>
      </w:r>
    </w:p>
    <w:p w14:paraId="000003FE" w14:textId="77777777" w:rsidR="00D33B62" w:rsidRDefault="00D33B62">
      <w:pPr>
        <w:widowControl w:val="0"/>
        <w:pBdr>
          <w:top w:val="nil"/>
          <w:left w:val="nil"/>
          <w:bottom w:val="nil"/>
          <w:right w:val="nil"/>
          <w:between w:val="nil"/>
        </w:pBdr>
        <w:spacing w:line="240" w:lineRule="auto"/>
        <w:rPr>
          <w:color w:val="000000"/>
        </w:rPr>
      </w:pPr>
    </w:p>
    <w:p w14:paraId="000003FF"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https://www.shutterstock.com/es/image-photo/cnc-milling-machine-rough-cutting-injection-2198524607</w:t>
      </w:r>
    </w:p>
    <w:p w14:paraId="00000400" w14:textId="77777777" w:rsidR="00D33B62" w:rsidRDefault="00D33B62">
      <w:pPr>
        <w:widowControl w:val="0"/>
        <w:pBdr>
          <w:top w:val="nil"/>
          <w:left w:val="nil"/>
          <w:bottom w:val="nil"/>
          <w:right w:val="nil"/>
          <w:between w:val="nil"/>
        </w:pBdr>
        <w:spacing w:line="240" w:lineRule="auto"/>
        <w:rPr>
          <w:color w:val="000000"/>
        </w:rPr>
      </w:pPr>
    </w:p>
    <w:p w14:paraId="00000401"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https://www.shutterstock.com/es/image-photo/engineer-technician-designing-drawings-engineering-engine-1733424641</w:t>
      </w:r>
    </w:p>
    <w:p w14:paraId="00000402" w14:textId="77777777" w:rsidR="00D33B62" w:rsidRDefault="00D33B62">
      <w:pPr>
        <w:widowControl w:val="0"/>
        <w:pBdr>
          <w:top w:val="nil"/>
          <w:left w:val="nil"/>
          <w:bottom w:val="nil"/>
          <w:right w:val="nil"/>
          <w:between w:val="nil"/>
        </w:pBdr>
        <w:spacing w:line="240" w:lineRule="auto"/>
        <w:rPr>
          <w:color w:val="000000"/>
        </w:rPr>
      </w:pPr>
    </w:p>
    <w:p w14:paraId="00000403"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https://www.shutterstock.com/es/image-photo/industrial-worker-operating-cnc-machine-metal-1971109892</w:t>
      </w:r>
    </w:p>
    <w:p w14:paraId="00000404" w14:textId="77777777" w:rsidR="00D33B62" w:rsidRDefault="00D33B62">
      <w:pPr>
        <w:widowControl w:val="0"/>
        <w:pBdr>
          <w:top w:val="nil"/>
          <w:left w:val="nil"/>
          <w:bottom w:val="nil"/>
          <w:right w:val="nil"/>
          <w:between w:val="nil"/>
        </w:pBdr>
        <w:spacing w:line="240" w:lineRule="auto"/>
        <w:rPr>
          <w:color w:val="000000"/>
        </w:rPr>
      </w:pPr>
    </w:p>
    <w:p w14:paraId="00000405"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https://www.shutterstock.com/es/image-photo/industrial-milling-metal-cutting-tool-carbide-1063964057</w:t>
      </w:r>
    </w:p>
    <w:p w14:paraId="00000406" w14:textId="77777777" w:rsidR="00D33B62" w:rsidRDefault="00D33B62">
      <w:pPr>
        <w:widowControl w:val="0"/>
        <w:pBdr>
          <w:top w:val="nil"/>
          <w:left w:val="nil"/>
          <w:bottom w:val="nil"/>
          <w:right w:val="nil"/>
          <w:between w:val="nil"/>
        </w:pBdr>
        <w:spacing w:line="240" w:lineRule="auto"/>
        <w:rPr>
          <w:color w:val="000000"/>
        </w:rPr>
      </w:pPr>
    </w:p>
    <w:p w14:paraId="00000407"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https://www.shutterstock.com/es/image-photo/professional-cutting-tools-set-consists-drill-2199351985</w:t>
      </w:r>
    </w:p>
    <w:p w14:paraId="00000408" w14:textId="77777777" w:rsidR="00D33B62" w:rsidRDefault="00D33B62">
      <w:pPr>
        <w:widowControl w:val="0"/>
        <w:pBdr>
          <w:top w:val="nil"/>
          <w:left w:val="nil"/>
          <w:bottom w:val="nil"/>
          <w:right w:val="nil"/>
          <w:between w:val="nil"/>
        </w:pBdr>
        <w:spacing w:line="240" w:lineRule="auto"/>
        <w:rPr>
          <w:color w:val="000000"/>
        </w:rPr>
      </w:pPr>
    </w:p>
    <w:p w14:paraId="00000409"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https://www.shutterstock.com/es/image-photo/cnc-lathe-machine-thread-cutting-screw-1945174033</w:t>
      </w:r>
    </w:p>
    <w:p w14:paraId="0000040A" w14:textId="77777777" w:rsidR="00D33B62" w:rsidRDefault="00D33B62">
      <w:pPr>
        <w:widowControl w:val="0"/>
        <w:pBdr>
          <w:top w:val="nil"/>
          <w:left w:val="nil"/>
          <w:bottom w:val="nil"/>
          <w:right w:val="nil"/>
          <w:between w:val="nil"/>
        </w:pBdr>
        <w:spacing w:line="240" w:lineRule="auto"/>
        <w:rPr>
          <w:color w:val="000000"/>
        </w:rPr>
      </w:pPr>
    </w:p>
    <w:p w14:paraId="0000040B" w14:textId="77777777" w:rsidR="00D33B62" w:rsidRDefault="00D33B62">
      <w:pPr>
        <w:widowControl w:val="0"/>
        <w:pBdr>
          <w:top w:val="nil"/>
          <w:left w:val="nil"/>
          <w:bottom w:val="nil"/>
          <w:right w:val="nil"/>
          <w:between w:val="nil"/>
        </w:pBdr>
        <w:spacing w:line="240" w:lineRule="auto"/>
        <w:rPr>
          <w:color w:val="000000"/>
        </w:rPr>
      </w:pPr>
      <w:r>
        <w:rPr>
          <w:color w:val="000000"/>
        </w:rPr>
        <w:t>https://www.shutterstock.com/es/image-photo/milling-process-on-nc-machine-metal-2188618575</w:t>
      </w:r>
    </w:p>
  </w:comment>
  <w:comment w:id="89" w:author="Petri Cor" w:date="2022-09-20T21:54:00Z" w:initials="">
    <w:p w14:paraId="00000425"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 por favor crear una similar.</w:t>
      </w:r>
    </w:p>
    <w:p w14:paraId="00000426" w14:textId="77777777" w:rsidR="00D33B62" w:rsidRDefault="00D33B62">
      <w:pPr>
        <w:widowControl w:val="0"/>
        <w:pBdr>
          <w:top w:val="nil"/>
          <w:left w:val="nil"/>
          <w:bottom w:val="nil"/>
          <w:right w:val="nil"/>
          <w:between w:val="nil"/>
        </w:pBdr>
        <w:spacing w:line="240" w:lineRule="auto"/>
        <w:rPr>
          <w:color w:val="000000"/>
        </w:rPr>
      </w:pPr>
    </w:p>
    <w:p w14:paraId="00000427" w14:textId="77777777" w:rsidR="00D33B62" w:rsidRDefault="00D33B62">
      <w:pPr>
        <w:widowControl w:val="0"/>
        <w:pBdr>
          <w:top w:val="nil"/>
          <w:left w:val="nil"/>
          <w:bottom w:val="nil"/>
          <w:right w:val="nil"/>
          <w:between w:val="nil"/>
        </w:pBdr>
        <w:spacing w:line="240" w:lineRule="auto"/>
        <w:rPr>
          <w:color w:val="000000"/>
        </w:rPr>
      </w:pPr>
      <w:r>
        <w:rPr>
          <w:color w:val="000000"/>
        </w:rPr>
        <w:t>https://player.slideplayer.es/109/17991266/slides/slide_8.jpg</w:t>
      </w:r>
    </w:p>
  </w:comment>
  <w:comment w:id="92" w:author="NG" w:date="2022-09-28T21:11:00Z" w:initials="NG">
    <w:p w14:paraId="5A7971A4" w14:textId="60A9C2FA" w:rsidR="004C5173" w:rsidRDefault="004C5173">
      <w:pPr>
        <w:pStyle w:val="Textocomentario"/>
      </w:pPr>
      <w:r>
        <w:rPr>
          <w:rStyle w:val="Refdecomentario"/>
        </w:rPr>
        <w:annotationRef/>
      </w:r>
      <w:r>
        <w:t xml:space="preserve">Por formato debería ser video 02, pero </w:t>
      </w:r>
      <w:proofErr w:type="gramStart"/>
      <w:r>
        <w:t>es  06</w:t>
      </w:r>
      <w:proofErr w:type="gramEnd"/>
      <w:r>
        <w:t xml:space="preserve"> porque fueron insertos 4 videos más.</w:t>
      </w:r>
    </w:p>
  </w:comment>
  <w:comment w:id="93" w:author="Petri Cor" w:date="2022-09-20T22:48:00Z" w:initials="">
    <w:p w14:paraId="000003FC" w14:textId="77777777" w:rsidR="00D33B62" w:rsidRPr="008A57B6" w:rsidRDefault="00D33B62">
      <w:pPr>
        <w:widowControl w:val="0"/>
        <w:pBdr>
          <w:top w:val="nil"/>
          <w:left w:val="nil"/>
          <w:bottom w:val="nil"/>
          <w:right w:val="nil"/>
          <w:between w:val="nil"/>
        </w:pBdr>
        <w:spacing w:line="240" w:lineRule="auto"/>
        <w:rPr>
          <w:color w:val="000000"/>
          <w:lang w:val="en-US"/>
        </w:rPr>
      </w:pPr>
      <w:r w:rsidRPr="008A57B6">
        <w:rPr>
          <w:color w:val="000000"/>
          <w:lang w:val="en-US"/>
        </w:rPr>
        <w:t xml:space="preserve">Imagen de </w:t>
      </w:r>
      <w:proofErr w:type="spellStart"/>
      <w:r w:rsidRPr="008A57B6">
        <w:rPr>
          <w:color w:val="000000"/>
          <w:lang w:val="en-US"/>
        </w:rPr>
        <w:t>referencia</w:t>
      </w:r>
      <w:proofErr w:type="spellEnd"/>
    </w:p>
  </w:comment>
  <w:comment w:id="94" w:author="Petri Cor" w:date="2022-09-12T08:08:00Z" w:initials="">
    <w:p w14:paraId="0000040D" w14:textId="77777777" w:rsidR="00D33B62" w:rsidRDefault="00D33B62">
      <w:pPr>
        <w:widowControl w:val="0"/>
        <w:pBdr>
          <w:top w:val="nil"/>
          <w:left w:val="nil"/>
          <w:bottom w:val="nil"/>
          <w:right w:val="nil"/>
          <w:between w:val="nil"/>
        </w:pBdr>
        <w:spacing w:line="240" w:lineRule="auto"/>
        <w:rPr>
          <w:color w:val="000000"/>
        </w:rPr>
      </w:pPr>
      <w:r>
        <w:rPr>
          <w:color w:val="000000"/>
        </w:rPr>
        <w:t>Video</w:t>
      </w:r>
    </w:p>
    <w:p w14:paraId="0000040E" w14:textId="77777777" w:rsidR="00D33B62" w:rsidRDefault="00D33B62">
      <w:pPr>
        <w:widowControl w:val="0"/>
        <w:pBdr>
          <w:top w:val="nil"/>
          <w:left w:val="nil"/>
          <w:bottom w:val="nil"/>
          <w:right w:val="nil"/>
          <w:between w:val="nil"/>
        </w:pBdr>
        <w:spacing w:line="240" w:lineRule="auto"/>
        <w:rPr>
          <w:color w:val="000000"/>
        </w:rPr>
      </w:pPr>
    </w:p>
    <w:p w14:paraId="0000040F" w14:textId="77777777" w:rsidR="00D33B62" w:rsidRDefault="00D33B62">
      <w:pPr>
        <w:widowControl w:val="0"/>
        <w:pBdr>
          <w:top w:val="nil"/>
          <w:left w:val="nil"/>
          <w:bottom w:val="nil"/>
          <w:right w:val="nil"/>
          <w:between w:val="nil"/>
        </w:pBdr>
        <w:spacing w:line="240" w:lineRule="auto"/>
        <w:rPr>
          <w:color w:val="000000"/>
        </w:rPr>
      </w:pPr>
      <w:r>
        <w:rPr>
          <w:color w:val="000000"/>
        </w:rPr>
        <w:t>https://www.youtube.com/watch?v=0FJmpbvFWkg</w:t>
      </w:r>
    </w:p>
    <w:p w14:paraId="00000410" w14:textId="77777777" w:rsidR="00D33B62" w:rsidRDefault="00D33B62">
      <w:pPr>
        <w:widowControl w:val="0"/>
        <w:pBdr>
          <w:top w:val="nil"/>
          <w:left w:val="nil"/>
          <w:bottom w:val="nil"/>
          <w:right w:val="nil"/>
          <w:between w:val="nil"/>
        </w:pBdr>
        <w:spacing w:line="240" w:lineRule="auto"/>
        <w:rPr>
          <w:color w:val="000000"/>
        </w:rPr>
      </w:pPr>
    </w:p>
    <w:p w14:paraId="00000411" w14:textId="77777777" w:rsidR="00D33B62" w:rsidRDefault="00D33B62">
      <w:pPr>
        <w:widowControl w:val="0"/>
        <w:pBdr>
          <w:top w:val="nil"/>
          <w:left w:val="nil"/>
          <w:bottom w:val="nil"/>
          <w:right w:val="nil"/>
          <w:between w:val="nil"/>
        </w:pBdr>
        <w:spacing w:line="240" w:lineRule="auto"/>
        <w:rPr>
          <w:color w:val="000000"/>
        </w:rPr>
      </w:pPr>
      <w:r>
        <w:rPr>
          <w:color w:val="000000"/>
        </w:rPr>
        <w:t>835201_v7</w:t>
      </w:r>
    </w:p>
  </w:comment>
  <w:comment w:id="95" w:author="Petri Cor" w:date="2022-09-12T08:28:00Z" w:initials="">
    <w:p w14:paraId="0000041C" w14:textId="77777777" w:rsidR="00D33B62" w:rsidRDefault="00D33B62">
      <w:pPr>
        <w:widowControl w:val="0"/>
        <w:pBdr>
          <w:top w:val="nil"/>
          <w:left w:val="nil"/>
          <w:bottom w:val="nil"/>
          <w:right w:val="nil"/>
          <w:between w:val="nil"/>
        </w:pBdr>
        <w:spacing w:line="240" w:lineRule="auto"/>
        <w:rPr>
          <w:color w:val="000000"/>
        </w:rPr>
      </w:pPr>
      <w:r>
        <w:rPr>
          <w:color w:val="000000"/>
        </w:rPr>
        <w:t>Imagen</w:t>
      </w:r>
    </w:p>
    <w:p w14:paraId="0000041D" w14:textId="77777777" w:rsidR="00D33B62" w:rsidRDefault="00D33B62">
      <w:pPr>
        <w:widowControl w:val="0"/>
        <w:pBdr>
          <w:top w:val="nil"/>
          <w:left w:val="nil"/>
          <w:bottom w:val="nil"/>
          <w:right w:val="nil"/>
          <w:between w:val="nil"/>
        </w:pBdr>
        <w:spacing w:line="240" w:lineRule="auto"/>
        <w:rPr>
          <w:color w:val="000000"/>
        </w:rPr>
      </w:pPr>
      <w:r>
        <w:rPr>
          <w:color w:val="000000"/>
        </w:rPr>
        <w:t>https://www.freepik.es/vector-gratis/plantilla-infografia-linea-tiempo-plana_13297223.htm#query=infograf%C3%ADa&amp;position=40&amp;from_view=search</w:t>
      </w:r>
    </w:p>
  </w:comment>
  <w:comment w:id="96" w:author="Petri Cor" w:date="2022-09-12T08:12:00Z" w:initials="">
    <w:p w14:paraId="000003C5" w14:textId="77777777" w:rsidR="00D33B62" w:rsidRDefault="00D33B62">
      <w:pPr>
        <w:widowControl w:val="0"/>
        <w:pBdr>
          <w:top w:val="nil"/>
          <w:left w:val="nil"/>
          <w:bottom w:val="nil"/>
          <w:right w:val="nil"/>
          <w:between w:val="nil"/>
        </w:pBdr>
        <w:spacing w:line="240" w:lineRule="auto"/>
        <w:rPr>
          <w:color w:val="000000"/>
        </w:rPr>
      </w:pPr>
      <w:r>
        <w:rPr>
          <w:color w:val="000000"/>
        </w:rPr>
        <w:t>Video de referencia</w:t>
      </w:r>
    </w:p>
    <w:p w14:paraId="000003C6" w14:textId="77777777" w:rsidR="00D33B62" w:rsidRDefault="00D33B62">
      <w:pPr>
        <w:widowControl w:val="0"/>
        <w:pBdr>
          <w:top w:val="nil"/>
          <w:left w:val="nil"/>
          <w:bottom w:val="nil"/>
          <w:right w:val="nil"/>
          <w:between w:val="nil"/>
        </w:pBdr>
        <w:spacing w:line="240" w:lineRule="auto"/>
        <w:rPr>
          <w:color w:val="000000"/>
        </w:rPr>
      </w:pPr>
    </w:p>
    <w:p w14:paraId="000003C7" w14:textId="77777777" w:rsidR="00D33B62" w:rsidRDefault="00D33B62">
      <w:pPr>
        <w:widowControl w:val="0"/>
        <w:pBdr>
          <w:top w:val="nil"/>
          <w:left w:val="nil"/>
          <w:bottom w:val="nil"/>
          <w:right w:val="nil"/>
          <w:between w:val="nil"/>
        </w:pBdr>
        <w:spacing w:line="240" w:lineRule="auto"/>
        <w:rPr>
          <w:color w:val="000000"/>
        </w:rPr>
      </w:pPr>
      <w:r>
        <w:rPr>
          <w:color w:val="000000"/>
        </w:rPr>
        <w:t>https://i.all3dp.com/workers/images/fit=cover,w=1000,gravity=0.5x0.5,format=auto/wp-content/uploads/2020/07/06144935/cncsimulator-is-a-great-one-stop-solution-with-awe-cncsimulator-200528_download.png</w:t>
      </w:r>
    </w:p>
    <w:p w14:paraId="000003C8" w14:textId="77777777" w:rsidR="00D33B62" w:rsidRDefault="00D33B62">
      <w:pPr>
        <w:widowControl w:val="0"/>
        <w:pBdr>
          <w:top w:val="nil"/>
          <w:left w:val="nil"/>
          <w:bottom w:val="nil"/>
          <w:right w:val="nil"/>
          <w:between w:val="nil"/>
        </w:pBdr>
        <w:spacing w:line="240" w:lineRule="auto"/>
        <w:rPr>
          <w:color w:val="000000"/>
        </w:rPr>
      </w:pPr>
    </w:p>
    <w:p w14:paraId="000003C9" w14:textId="77777777" w:rsidR="00D33B62" w:rsidRDefault="00D33B62">
      <w:pPr>
        <w:widowControl w:val="0"/>
        <w:pBdr>
          <w:top w:val="nil"/>
          <w:left w:val="nil"/>
          <w:bottom w:val="nil"/>
          <w:right w:val="nil"/>
          <w:between w:val="nil"/>
        </w:pBdr>
        <w:spacing w:line="240" w:lineRule="auto"/>
        <w:rPr>
          <w:color w:val="000000"/>
        </w:rPr>
      </w:pPr>
      <w:r>
        <w:rPr>
          <w:color w:val="000000"/>
        </w:rPr>
        <w:t>835201_v8</w:t>
      </w:r>
    </w:p>
  </w:comment>
  <w:comment w:id="97" w:author="Petri Cor" w:date="2022-09-12T08:17:00Z" w:initials="">
    <w:p w14:paraId="0000041E" w14:textId="77777777" w:rsidR="00D33B62" w:rsidRDefault="00D33B62">
      <w:pPr>
        <w:widowControl w:val="0"/>
        <w:pBdr>
          <w:top w:val="nil"/>
          <w:left w:val="nil"/>
          <w:bottom w:val="nil"/>
          <w:right w:val="nil"/>
          <w:between w:val="nil"/>
        </w:pBdr>
        <w:spacing w:line="240" w:lineRule="auto"/>
        <w:rPr>
          <w:color w:val="000000"/>
        </w:rPr>
      </w:pPr>
      <w:r>
        <w:rPr>
          <w:color w:val="000000"/>
        </w:rPr>
        <w:t>Video de referencia</w:t>
      </w:r>
    </w:p>
    <w:p w14:paraId="0000041F" w14:textId="77777777" w:rsidR="00D33B62" w:rsidRDefault="00D33B62">
      <w:pPr>
        <w:widowControl w:val="0"/>
        <w:pBdr>
          <w:top w:val="nil"/>
          <w:left w:val="nil"/>
          <w:bottom w:val="nil"/>
          <w:right w:val="nil"/>
          <w:between w:val="nil"/>
        </w:pBdr>
        <w:spacing w:line="240" w:lineRule="auto"/>
        <w:rPr>
          <w:color w:val="000000"/>
        </w:rPr>
      </w:pPr>
    </w:p>
    <w:p w14:paraId="00000420" w14:textId="77777777" w:rsidR="00D33B62" w:rsidRDefault="00D33B62">
      <w:pPr>
        <w:widowControl w:val="0"/>
        <w:pBdr>
          <w:top w:val="nil"/>
          <w:left w:val="nil"/>
          <w:bottom w:val="nil"/>
          <w:right w:val="nil"/>
          <w:between w:val="nil"/>
        </w:pBdr>
        <w:spacing w:line="240" w:lineRule="auto"/>
        <w:rPr>
          <w:color w:val="000000"/>
        </w:rPr>
      </w:pPr>
      <w:r>
        <w:rPr>
          <w:color w:val="000000"/>
        </w:rPr>
        <w:t>https://i.all3dp.com/workers/images/fit=cover,w=1000,gravity=0.5x0.5,format=auto/wp-content/uploads/2020/07/06144938/g-wizard-editoris-a-useful-learning-tool-and-flex-cnc-cookbook-200528_download.jpg</w:t>
      </w:r>
    </w:p>
    <w:p w14:paraId="00000421" w14:textId="77777777" w:rsidR="00D33B62" w:rsidRDefault="00D33B62">
      <w:pPr>
        <w:widowControl w:val="0"/>
        <w:pBdr>
          <w:top w:val="nil"/>
          <w:left w:val="nil"/>
          <w:bottom w:val="nil"/>
          <w:right w:val="nil"/>
          <w:between w:val="nil"/>
        </w:pBdr>
        <w:spacing w:line="240" w:lineRule="auto"/>
        <w:rPr>
          <w:color w:val="000000"/>
        </w:rPr>
      </w:pPr>
    </w:p>
    <w:p w14:paraId="00000422" w14:textId="77777777" w:rsidR="00D33B62" w:rsidRDefault="00D33B62">
      <w:pPr>
        <w:widowControl w:val="0"/>
        <w:pBdr>
          <w:top w:val="nil"/>
          <w:left w:val="nil"/>
          <w:bottom w:val="nil"/>
          <w:right w:val="nil"/>
          <w:between w:val="nil"/>
        </w:pBdr>
        <w:spacing w:line="240" w:lineRule="auto"/>
        <w:rPr>
          <w:color w:val="000000"/>
        </w:rPr>
      </w:pPr>
      <w:r>
        <w:rPr>
          <w:color w:val="000000"/>
        </w:rPr>
        <w:t>835201_v9</w:t>
      </w:r>
    </w:p>
  </w:comment>
  <w:comment w:id="98" w:author="Petri Cor" w:date="2022-09-12T08:19:00Z" w:initials="">
    <w:p w14:paraId="000003BB" w14:textId="77777777" w:rsidR="00D33B62" w:rsidRDefault="00D33B62">
      <w:pPr>
        <w:widowControl w:val="0"/>
        <w:pBdr>
          <w:top w:val="nil"/>
          <w:left w:val="nil"/>
          <w:bottom w:val="nil"/>
          <w:right w:val="nil"/>
          <w:between w:val="nil"/>
        </w:pBdr>
        <w:spacing w:line="240" w:lineRule="auto"/>
        <w:rPr>
          <w:color w:val="000000"/>
        </w:rPr>
      </w:pPr>
      <w:r>
        <w:rPr>
          <w:color w:val="000000"/>
        </w:rPr>
        <w:t>Video de referencia</w:t>
      </w:r>
    </w:p>
    <w:p w14:paraId="000003BC" w14:textId="77777777" w:rsidR="00D33B62" w:rsidRDefault="00D33B62">
      <w:pPr>
        <w:widowControl w:val="0"/>
        <w:pBdr>
          <w:top w:val="nil"/>
          <w:left w:val="nil"/>
          <w:bottom w:val="nil"/>
          <w:right w:val="nil"/>
          <w:between w:val="nil"/>
        </w:pBdr>
        <w:spacing w:line="240" w:lineRule="auto"/>
        <w:rPr>
          <w:color w:val="000000"/>
        </w:rPr>
      </w:pPr>
    </w:p>
    <w:p w14:paraId="000003BD" w14:textId="77777777" w:rsidR="00D33B62" w:rsidRDefault="00D33B62">
      <w:pPr>
        <w:widowControl w:val="0"/>
        <w:pBdr>
          <w:top w:val="nil"/>
          <w:left w:val="nil"/>
          <w:bottom w:val="nil"/>
          <w:right w:val="nil"/>
          <w:between w:val="nil"/>
        </w:pBdr>
        <w:spacing w:line="240" w:lineRule="auto"/>
        <w:rPr>
          <w:color w:val="000000"/>
        </w:rPr>
      </w:pPr>
      <w:r>
        <w:rPr>
          <w:color w:val="000000"/>
        </w:rPr>
        <w:t>https://i.all3dp.com/workers/images/fit=cover,w=1000,gravity=0.5x0.5,format=auto/wp-content/uploads/2020/07/06144941/camotics-is-a-straightforward-user-friendly-cnc-s-camotics-200529_download.jpg</w:t>
      </w:r>
    </w:p>
    <w:p w14:paraId="000003BE" w14:textId="77777777" w:rsidR="00D33B62" w:rsidRDefault="00D33B62">
      <w:pPr>
        <w:widowControl w:val="0"/>
        <w:pBdr>
          <w:top w:val="nil"/>
          <w:left w:val="nil"/>
          <w:bottom w:val="nil"/>
          <w:right w:val="nil"/>
          <w:between w:val="nil"/>
        </w:pBdr>
        <w:spacing w:line="240" w:lineRule="auto"/>
        <w:rPr>
          <w:color w:val="000000"/>
        </w:rPr>
      </w:pPr>
    </w:p>
    <w:p w14:paraId="000003BF" w14:textId="77777777" w:rsidR="00D33B62" w:rsidRDefault="00D33B62">
      <w:pPr>
        <w:widowControl w:val="0"/>
        <w:pBdr>
          <w:top w:val="nil"/>
          <w:left w:val="nil"/>
          <w:bottom w:val="nil"/>
          <w:right w:val="nil"/>
          <w:between w:val="nil"/>
        </w:pBdr>
        <w:spacing w:line="240" w:lineRule="auto"/>
        <w:rPr>
          <w:color w:val="000000"/>
        </w:rPr>
      </w:pPr>
      <w:r>
        <w:rPr>
          <w:color w:val="000000"/>
        </w:rPr>
        <w:t>835201_v10</w:t>
      </w:r>
    </w:p>
  </w:comment>
  <w:comment w:id="99" w:author="Petri Cor" w:date="2022-09-12T08:20:00Z" w:initials="">
    <w:p w14:paraId="00000430" w14:textId="77777777" w:rsidR="00D33B62" w:rsidRDefault="00D33B62">
      <w:pPr>
        <w:widowControl w:val="0"/>
        <w:pBdr>
          <w:top w:val="nil"/>
          <w:left w:val="nil"/>
          <w:bottom w:val="nil"/>
          <w:right w:val="nil"/>
          <w:between w:val="nil"/>
        </w:pBdr>
        <w:spacing w:line="240" w:lineRule="auto"/>
        <w:rPr>
          <w:color w:val="000000"/>
        </w:rPr>
      </w:pPr>
      <w:r>
        <w:rPr>
          <w:color w:val="000000"/>
        </w:rPr>
        <w:t>Imagen de referencia</w:t>
      </w:r>
    </w:p>
    <w:p w14:paraId="00000431" w14:textId="77777777" w:rsidR="00D33B62" w:rsidRDefault="00D33B62">
      <w:pPr>
        <w:widowControl w:val="0"/>
        <w:pBdr>
          <w:top w:val="nil"/>
          <w:left w:val="nil"/>
          <w:bottom w:val="nil"/>
          <w:right w:val="nil"/>
          <w:between w:val="nil"/>
        </w:pBdr>
        <w:spacing w:line="240" w:lineRule="auto"/>
        <w:rPr>
          <w:color w:val="000000"/>
        </w:rPr>
      </w:pPr>
    </w:p>
    <w:p w14:paraId="00000432" w14:textId="77777777" w:rsidR="00D33B62" w:rsidRDefault="00D33B62">
      <w:pPr>
        <w:widowControl w:val="0"/>
        <w:pBdr>
          <w:top w:val="nil"/>
          <w:left w:val="nil"/>
          <w:bottom w:val="nil"/>
          <w:right w:val="nil"/>
          <w:between w:val="nil"/>
        </w:pBdr>
        <w:spacing w:line="240" w:lineRule="auto"/>
        <w:rPr>
          <w:color w:val="000000"/>
        </w:rPr>
      </w:pPr>
      <w:r>
        <w:rPr>
          <w:color w:val="000000"/>
        </w:rPr>
        <w:t>https://i.all3dp.com/workers/images/fit=cover,w=1000,gravity=0.5x0.5,format=auto/wp-content/uploads/2020/07/06144944/nc-viewer-is-a-browser-based-cnc-simulator-nc-viewer-200529_download.jpg</w:t>
      </w:r>
    </w:p>
    <w:p w14:paraId="00000433" w14:textId="77777777" w:rsidR="00D33B62" w:rsidRDefault="00D33B62">
      <w:pPr>
        <w:widowControl w:val="0"/>
        <w:pBdr>
          <w:top w:val="nil"/>
          <w:left w:val="nil"/>
          <w:bottom w:val="nil"/>
          <w:right w:val="nil"/>
          <w:between w:val="nil"/>
        </w:pBdr>
        <w:spacing w:line="240" w:lineRule="auto"/>
        <w:rPr>
          <w:color w:val="000000"/>
        </w:rPr>
      </w:pPr>
    </w:p>
    <w:p w14:paraId="00000434" w14:textId="77777777" w:rsidR="00D33B62" w:rsidRDefault="00D33B62">
      <w:pPr>
        <w:widowControl w:val="0"/>
        <w:pBdr>
          <w:top w:val="nil"/>
          <w:left w:val="nil"/>
          <w:bottom w:val="nil"/>
          <w:right w:val="nil"/>
          <w:between w:val="nil"/>
        </w:pBdr>
        <w:spacing w:line="240" w:lineRule="auto"/>
        <w:rPr>
          <w:color w:val="000000"/>
        </w:rPr>
      </w:pPr>
      <w:r>
        <w:rPr>
          <w:color w:val="000000"/>
        </w:rPr>
        <w:t>835201_i32</w:t>
      </w:r>
    </w:p>
  </w:comment>
  <w:comment w:id="100" w:author="Petri Cor" w:date="2022-09-12T08:21:00Z" w:initials="">
    <w:p w14:paraId="00000428" w14:textId="77777777" w:rsidR="00D33B62" w:rsidRDefault="00D33B62">
      <w:pPr>
        <w:widowControl w:val="0"/>
        <w:pBdr>
          <w:top w:val="nil"/>
          <w:left w:val="nil"/>
          <w:bottom w:val="nil"/>
          <w:right w:val="nil"/>
          <w:between w:val="nil"/>
        </w:pBdr>
        <w:spacing w:line="240" w:lineRule="auto"/>
        <w:rPr>
          <w:color w:val="000000"/>
        </w:rPr>
      </w:pPr>
      <w:r>
        <w:rPr>
          <w:color w:val="000000"/>
        </w:rPr>
        <w:t>Video de referencia</w:t>
      </w:r>
    </w:p>
    <w:p w14:paraId="00000429" w14:textId="77777777" w:rsidR="00D33B62" w:rsidRDefault="00D33B62">
      <w:pPr>
        <w:widowControl w:val="0"/>
        <w:pBdr>
          <w:top w:val="nil"/>
          <w:left w:val="nil"/>
          <w:bottom w:val="nil"/>
          <w:right w:val="nil"/>
          <w:between w:val="nil"/>
        </w:pBdr>
        <w:spacing w:line="240" w:lineRule="auto"/>
        <w:rPr>
          <w:color w:val="000000"/>
        </w:rPr>
      </w:pPr>
    </w:p>
    <w:p w14:paraId="0000042A" w14:textId="77777777" w:rsidR="00D33B62" w:rsidRDefault="00D33B62">
      <w:pPr>
        <w:widowControl w:val="0"/>
        <w:pBdr>
          <w:top w:val="nil"/>
          <w:left w:val="nil"/>
          <w:bottom w:val="nil"/>
          <w:right w:val="nil"/>
          <w:between w:val="nil"/>
        </w:pBdr>
        <w:spacing w:line="240" w:lineRule="auto"/>
        <w:rPr>
          <w:color w:val="000000"/>
        </w:rPr>
      </w:pPr>
      <w:r>
        <w:rPr>
          <w:color w:val="000000"/>
        </w:rPr>
        <w:t>https://i.all3dp.com/workers/images/fit=cover,w=1000,gravity=0.5x0.5,format=auto/wp-content/uploads/2020/07/06144947/simulate-any-number-of-axes-and-tool-changes-eureka-virtual-machining-via-youtube-200616_download.jpg</w:t>
      </w:r>
    </w:p>
    <w:p w14:paraId="0000042B" w14:textId="77777777" w:rsidR="00D33B62" w:rsidRDefault="00D33B62">
      <w:pPr>
        <w:widowControl w:val="0"/>
        <w:pBdr>
          <w:top w:val="nil"/>
          <w:left w:val="nil"/>
          <w:bottom w:val="nil"/>
          <w:right w:val="nil"/>
          <w:between w:val="nil"/>
        </w:pBdr>
        <w:spacing w:line="240" w:lineRule="auto"/>
        <w:rPr>
          <w:color w:val="000000"/>
        </w:rPr>
      </w:pPr>
    </w:p>
    <w:p w14:paraId="0000042C" w14:textId="77777777" w:rsidR="00D33B62" w:rsidRDefault="00D33B62">
      <w:pPr>
        <w:widowControl w:val="0"/>
        <w:pBdr>
          <w:top w:val="nil"/>
          <w:left w:val="nil"/>
          <w:bottom w:val="nil"/>
          <w:right w:val="nil"/>
          <w:between w:val="nil"/>
        </w:pBdr>
        <w:spacing w:line="240" w:lineRule="auto"/>
        <w:rPr>
          <w:color w:val="000000"/>
        </w:rPr>
      </w:pPr>
      <w:r>
        <w:rPr>
          <w:color w:val="000000"/>
        </w:rPr>
        <w:t>835201_v11</w:t>
      </w:r>
    </w:p>
  </w:comment>
  <w:comment w:id="101" w:author="Petri Cor" w:date="2022-09-16T16:15:00Z" w:initials="">
    <w:p w14:paraId="0000041A" w14:textId="77777777" w:rsidR="00D33B62" w:rsidRDefault="00D33B62">
      <w:pPr>
        <w:widowControl w:val="0"/>
        <w:pBdr>
          <w:top w:val="nil"/>
          <w:left w:val="nil"/>
          <w:bottom w:val="nil"/>
          <w:right w:val="nil"/>
          <w:between w:val="nil"/>
        </w:pBdr>
        <w:spacing w:line="240" w:lineRule="auto"/>
        <w:rPr>
          <w:color w:val="000000"/>
        </w:rPr>
      </w:pPr>
      <w:r>
        <w:rPr>
          <w:color w:val="000000"/>
        </w:rPr>
        <w:t>Texto de despedida.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B5" w15:done="0"/>
  <w15:commentEx w15:paraId="000003AF" w15:done="0"/>
  <w15:commentEx w15:paraId="000003B1" w15:done="0"/>
  <w15:commentEx w15:paraId="000003B0" w15:done="0"/>
  <w15:commentEx w15:paraId="000003C3" w15:done="0"/>
  <w15:commentEx w15:paraId="000003E9" w15:done="0"/>
  <w15:commentEx w15:paraId="000003C4" w15:done="0"/>
  <w15:commentEx w15:paraId="000003EA" w15:done="0"/>
  <w15:commentEx w15:paraId="00000435" w15:done="0"/>
  <w15:commentEx w15:paraId="000003F1" w15:done="0"/>
  <w15:commentEx w15:paraId="000003AE" w15:done="0"/>
  <w15:commentEx w15:paraId="0000042F" w15:done="0"/>
  <w15:commentEx w15:paraId="000003EC" w15:done="0"/>
  <w15:commentEx w15:paraId="000003DF" w15:done="0"/>
  <w15:commentEx w15:paraId="00000424" w15:done="0"/>
  <w15:commentEx w15:paraId="000003B3" w15:done="0"/>
  <w15:commentEx w15:paraId="0000042E" w15:done="0"/>
  <w15:commentEx w15:paraId="0000042D" w15:done="0"/>
  <w15:commentEx w15:paraId="0000041B" w15:done="0"/>
  <w15:commentEx w15:paraId="0000040C" w15:done="0"/>
  <w15:commentEx w15:paraId="00000419" w15:done="0"/>
  <w15:commentEx w15:paraId="000003FB" w15:done="0"/>
  <w15:commentEx w15:paraId="000003E8" w15:done="0"/>
  <w15:commentEx w15:paraId="000003B4" w15:done="0"/>
  <w15:commentEx w15:paraId="000003C2" w15:done="0"/>
  <w15:commentEx w15:paraId="000003BA" w15:done="0"/>
  <w15:commentEx w15:paraId="0000040B" w15:done="0"/>
  <w15:commentEx w15:paraId="00000427" w15:done="0"/>
  <w15:commentEx w15:paraId="5A7971A4" w15:done="0"/>
  <w15:commentEx w15:paraId="000003FC" w15:done="0"/>
  <w15:commentEx w15:paraId="00000411" w15:done="0"/>
  <w15:commentEx w15:paraId="0000041D" w15:done="0"/>
  <w15:commentEx w15:paraId="000003C9" w15:done="0"/>
  <w15:commentEx w15:paraId="00000422" w15:done="0"/>
  <w15:commentEx w15:paraId="000003BF" w15:done="0"/>
  <w15:commentEx w15:paraId="00000434" w15:done="0"/>
  <w15:commentEx w15:paraId="0000042C" w15:done="0"/>
  <w15:commentEx w15:paraId="000004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B5" w16cid:durableId="26DB6214"/>
  <w16cid:commentId w16cid:paraId="000003AF" w16cid:durableId="26DB6213"/>
  <w16cid:commentId w16cid:paraId="000003B1" w16cid:durableId="26DB6212"/>
  <w16cid:commentId w16cid:paraId="000003B0" w16cid:durableId="26DB6211"/>
  <w16cid:commentId w16cid:paraId="000003C3" w16cid:durableId="26DB6210"/>
  <w16cid:commentId w16cid:paraId="000003E9" w16cid:durableId="26DB620F"/>
  <w16cid:commentId w16cid:paraId="000003C4" w16cid:durableId="26DB620E"/>
  <w16cid:commentId w16cid:paraId="000003EA" w16cid:durableId="26DB620D"/>
  <w16cid:commentId w16cid:paraId="00000435" w16cid:durableId="26DB620C"/>
  <w16cid:commentId w16cid:paraId="000003F1" w16cid:durableId="26DB620B"/>
  <w16cid:commentId w16cid:paraId="000003AE" w16cid:durableId="26DB620A"/>
  <w16cid:commentId w16cid:paraId="0000042F" w16cid:durableId="26DB6209"/>
  <w16cid:commentId w16cid:paraId="000003EC" w16cid:durableId="26DB6208"/>
  <w16cid:commentId w16cid:paraId="000003DF" w16cid:durableId="26DB6207"/>
  <w16cid:commentId w16cid:paraId="00000424" w16cid:durableId="26DB6206"/>
  <w16cid:commentId w16cid:paraId="000003B3" w16cid:durableId="26DB6205"/>
  <w16cid:commentId w16cid:paraId="0000042E" w16cid:durableId="26DB6204"/>
  <w16cid:commentId w16cid:paraId="0000042D" w16cid:durableId="26DB6203"/>
  <w16cid:commentId w16cid:paraId="0000041B" w16cid:durableId="26DB6202"/>
  <w16cid:commentId w16cid:paraId="0000040C" w16cid:durableId="26DB6201"/>
  <w16cid:commentId w16cid:paraId="00000419" w16cid:durableId="26DB6200"/>
  <w16cid:commentId w16cid:paraId="000003FB" w16cid:durableId="26DB61FF"/>
  <w16cid:commentId w16cid:paraId="000003E8" w16cid:durableId="26DB61FE"/>
  <w16cid:commentId w16cid:paraId="000003B4" w16cid:durableId="26DB61FD"/>
  <w16cid:commentId w16cid:paraId="000003C2" w16cid:durableId="26DB61FC"/>
  <w16cid:commentId w16cid:paraId="000003BA" w16cid:durableId="26DB61FB"/>
  <w16cid:commentId w16cid:paraId="0000040B" w16cid:durableId="26DB61FA"/>
  <w16cid:commentId w16cid:paraId="00000427" w16cid:durableId="26DB61F9"/>
  <w16cid:commentId w16cid:paraId="5A7971A4" w16cid:durableId="26DF370C"/>
  <w16cid:commentId w16cid:paraId="000003FC" w16cid:durableId="26DB61F8"/>
  <w16cid:commentId w16cid:paraId="00000411" w16cid:durableId="26DB61F7"/>
  <w16cid:commentId w16cid:paraId="0000041D" w16cid:durableId="26DB61F6"/>
  <w16cid:commentId w16cid:paraId="000003C9" w16cid:durableId="26DB61F5"/>
  <w16cid:commentId w16cid:paraId="00000422" w16cid:durableId="26DB61F4"/>
  <w16cid:commentId w16cid:paraId="000003BF" w16cid:durableId="26DB61F3"/>
  <w16cid:commentId w16cid:paraId="00000434" w16cid:durableId="26DB61F2"/>
  <w16cid:commentId w16cid:paraId="0000042C" w16cid:durableId="26DB61F1"/>
  <w16cid:commentId w16cid:paraId="0000041A" w16cid:durableId="26DB61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18F0B" w14:textId="77777777" w:rsidR="009C7A14" w:rsidRDefault="009C7A14">
      <w:pPr>
        <w:spacing w:line="240" w:lineRule="auto"/>
      </w:pPr>
      <w:r>
        <w:separator/>
      </w:r>
    </w:p>
  </w:endnote>
  <w:endnote w:type="continuationSeparator" w:id="0">
    <w:p w14:paraId="4DBD134E" w14:textId="77777777" w:rsidR="009C7A14" w:rsidRDefault="009C7A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AC" w14:textId="77777777" w:rsidR="00D33B62" w:rsidRDefault="00D33B62">
    <w:pPr>
      <w:pBdr>
        <w:top w:val="nil"/>
        <w:left w:val="nil"/>
        <w:bottom w:val="nil"/>
        <w:right w:val="nil"/>
        <w:between w:val="nil"/>
      </w:pBdr>
      <w:tabs>
        <w:tab w:val="center" w:pos="4419"/>
        <w:tab w:val="right" w:pos="8838"/>
      </w:tabs>
      <w:spacing w:line="240" w:lineRule="auto"/>
      <w:rPr>
        <w:color w:val="000000"/>
      </w:rPr>
    </w:pPr>
    <w:r>
      <w:rPr>
        <w:noProof/>
        <w:lang w:val="es-CO" w:eastAsia="es-CO"/>
      </w:rPr>
      <w:drawing>
        <wp:anchor distT="0" distB="0" distL="0" distR="0" simplePos="0" relativeHeight="251660288" behindDoc="1" locked="0" layoutInCell="1" hidden="0" allowOverlap="1" wp14:anchorId="5CB28944" wp14:editId="4848DD07">
          <wp:simplePos x="0" y="0"/>
          <wp:positionH relativeFrom="column">
            <wp:posOffset>-1063624</wp:posOffset>
          </wp:positionH>
          <wp:positionV relativeFrom="paragraph">
            <wp:posOffset>-277123</wp:posOffset>
          </wp:positionV>
          <wp:extent cx="10671819" cy="887683"/>
          <wp:effectExtent l="0" t="0" r="0" b="0"/>
          <wp:wrapNone/>
          <wp:docPr id="73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139E9" w14:textId="77777777" w:rsidR="009C7A14" w:rsidRDefault="009C7A14">
      <w:pPr>
        <w:spacing w:line="240" w:lineRule="auto"/>
      </w:pPr>
      <w:r>
        <w:separator/>
      </w:r>
    </w:p>
  </w:footnote>
  <w:footnote w:type="continuationSeparator" w:id="0">
    <w:p w14:paraId="78BF77A6" w14:textId="77777777" w:rsidR="009C7A14" w:rsidRDefault="009C7A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AA" w14:textId="77777777" w:rsidR="00D33B62" w:rsidRDefault="00D33B62">
    <w:pPr>
      <w:pBdr>
        <w:top w:val="nil"/>
        <w:left w:val="nil"/>
        <w:bottom w:val="nil"/>
        <w:right w:val="nil"/>
        <w:between w:val="nil"/>
      </w:pBdr>
      <w:tabs>
        <w:tab w:val="center" w:pos="4419"/>
        <w:tab w:val="right" w:pos="8838"/>
      </w:tabs>
      <w:spacing w:line="240" w:lineRule="auto"/>
      <w:rPr>
        <w:color w:val="000000"/>
      </w:rPr>
    </w:pPr>
    <w:r>
      <w:rPr>
        <w:noProof/>
        <w:lang w:val="es-CO" w:eastAsia="es-CO"/>
      </w:rPr>
      <w:drawing>
        <wp:anchor distT="0" distB="0" distL="114300" distR="114300" simplePos="0" relativeHeight="251658240" behindDoc="0" locked="0" layoutInCell="1" hidden="0" allowOverlap="1" wp14:anchorId="527CF422" wp14:editId="1EAE9E96">
          <wp:simplePos x="0" y="0"/>
          <wp:positionH relativeFrom="column">
            <wp:posOffset>-1080134</wp:posOffset>
          </wp:positionH>
          <wp:positionV relativeFrom="paragraph">
            <wp:posOffset>-285114</wp:posOffset>
          </wp:positionV>
          <wp:extent cx="10679430" cy="1009015"/>
          <wp:effectExtent l="0" t="0" r="0" b="0"/>
          <wp:wrapSquare wrapText="bothSides" distT="0" distB="0" distL="114300" distR="114300"/>
          <wp:docPr id="727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lang w:val="es-CO" w:eastAsia="es-CO"/>
      </w:rPr>
      <mc:AlternateContent>
        <mc:Choice Requires="wps">
          <w:drawing>
            <wp:anchor distT="0" distB="0" distL="114300" distR="114300" simplePos="0" relativeHeight="251659264" behindDoc="0" locked="0" layoutInCell="1" hidden="0" allowOverlap="1" wp14:anchorId="2C0698FD" wp14:editId="1427FA1B">
              <wp:simplePos x="0" y="0"/>
              <wp:positionH relativeFrom="column">
                <wp:posOffset>7800471</wp:posOffset>
              </wp:positionH>
              <wp:positionV relativeFrom="paragraph">
                <wp:posOffset>-353682</wp:posOffset>
              </wp:positionV>
              <wp:extent cx="823595" cy="1164590"/>
              <wp:effectExtent l="0" t="0" r="0" b="0"/>
              <wp:wrapNone/>
              <wp:docPr id="7232" name="Rectángulo 7232"/>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D33B62" w:rsidRDefault="00D33B62" w:rsidP="00C349E8">
                          <w:pPr>
                            <w:spacing w:line="240" w:lineRule="auto"/>
                            <w:ind w:hanging="2"/>
                          </w:pPr>
                          <w:r>
                            <w:rPr>
                              <w:noProof/>
                              <w:lang w:val="es-CO" w:eastAsia="es-CO"/>
                            </w:rPr>
                            <w:drawing>
                              <wp:inline distT="0" distB="0" distL="0" distR="0" wp14:anchorId="2E5441E4" wp14:editId="71709454">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2C0698FD" id="Rectángulo 7232" o:spid="_x0000_s1052"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" strokecolor="white">
              <v:stroke startarrowwidth="narrow" startarrowlength="short" endarrowwidth="narrow" endarrowlength="short"/>
              <v:textbox style="mso-fit-shape-to-text:t" inset="2.53958mm,2.53958mm,2.53958mm,2.53958mm">
                <w:txbxContent>
                  <w:p w14:paraId="647CB2BD" w14:textId="77777777" w:rsidR="00D33B62" w:rsidRDefault="00D33B62" w:rsidP="00C349E8">
                    <w:pPr>
                      <w:spacing w:line="240" w:lineRule="auto"/>
                      <w:ind w:hanging="2"/>
                    </w:pPr>
                    <w:r>
                      <w:rPr>
                        <w:noProof/>
                        <w:lang w:val="es-CO" w:eastAsia="es-CO"/>
                      </w:rPr>
                      <w:drawing>
                        <wp:inline distT="0" distB="0" distL="0" distR="0" wp14:anchorId="2E5441E4" wp14:editId="71709454">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3AB" w14:textId="77777777" w:rsidR="00D33B62" w:rsidRDefault="00D33B62">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F09C1"/>
    <w:multiLevelType w:val="multilevel"/>
    <w:tmpl w:val="EDB602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2875DFD"/>
    <w:multiLevelType w:val="multilevel"/>
    <w:tmpl w:val="DCEE23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51421C7"/>
    <w:multiLevelType w:val="multilevel"/>
    <w:tmpl w:val="312CE8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BAC3F10"/>
    <w:multiLevelType w:val="multilevel"/>
    <w:tmpl w:val="EDB602CC"/>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25744852">
    <w:abstractNumId w:val="1"/>
  </w:num>
  <w:num w:numId="2" w16cid:durableId="2065175017">
    <w:abstractNumId w:val="2"/>
  </w:num>
  <w:num w:numId="3" w16cid:durableId="1068071985">
    <w:abstractNumId w:val="3"/>
  </w:num>
  <w:num w:numId="4" w16cid:durableId="17582823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rson w15:author="NG">
    <w15:presenceInfo w15:providerId="None" w15:userId="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5CE"/>
    <w:rsid w:val="00000A1E"/>
    <w:rsid w:val="00000A65"/>
    <w:rsid w:val="00004DD6"/>
    <w:rsid w:val="00026ACD"/>
    <w:rsid w:val="00032FDB"/>
    <w:rsid w:val="000559B4"/>
    <w:rsid w:val="0006241F"/>
    <w:rsid w:val="000719C3"/>
    <w:rsid w:val="000771A5"/>
    <w:rsid w:val="000817CD"/>
    <w:rsid w:val="00092AE6"/>
    <w:rsid w:val="000945CE"/>
    <w:rsid w:val="000C1DF1"/>
    <w:rsid w:val="000D18B6"/>
    <w:rsid w:val="000F19D9"/>
    <w:rsid w:val="00103F9E"/>
    <w:rsid w:val="0011151F"/>
    <w:rsid w:val="0011302F"/>
    <w:rsid w:val="00123DE2"/>
    <w:rsid w:val="00124356"/>
    <w:rsid w:val="001245FF"/>
    <w:rsid w:val="001429D2"/>
    <w:rsid w:val="00152C8C"/>
    <w:rsid w:val="00165263"/>
    <w:rsid w:val="001745F9"/>
    <w:rsid w:val="001841E7"/>
    <w:rsid w:val="00187119"/>
    <w:rsid w:val="001D3514"/>
    <w:rsid w:val="001D6829"/>
    <w:rsid w:val="001F47A0"/>
    <w:rsid w:val="001F5294"/>
    <w:rsid w:val="00207250"/>
    <w:rsid w:val="0021743F"/>
    <w:rsid w:val="00243E7A"/>
    <w:rsid w:val="00256A04"/>
    <w:rsid w:val="002640CF"/>
    <w:rsid w:val="002649FD"/>
    <w:rsid w:val="0027018D"/>
    <w:rsid w:val="00284771"/>
    <w:rsid w:val="00294868"/>
    <w:rsid w:val="002A147E"/>
    <w:rsid w:val="002B6485"/>
    <w:rsid w:val="002B75A2"/>
    <w:rsid w:val="002C2C4D"/>
    <w:rsid w:val="002E6971"/>
    <w:rsid w:val="002F22DD"/>
    <w:rsid w:val="002F5C60"/>
    <w:rsid w:val="002F7507"/>
    <w:rsid w:val="0033090D"/>
    <w:rsid w:val="003461D0"/>
    <w:rsid w:val="00366EDD"/>
    <w:rsid w:val="003752D0"/>
    <w:rsid w:val="0038013E"/>
    <w:rsid w:val="00386339"/>
    <w:rsid w:val="00387B1D"/>
    <w:rsid w:val="00392B0E"/>
    <w:rsid w:val="003B0A76"/>
    <w:rsid w:val="003B14BD"/>
    <w:rsid w:val="003C3E55"/>
    <w:rsid w:val="003D070F"/>
    <w:rsid w:val="003D59F2"/>
    <w:rsid w:val="003E231A"/>
    <w:rsid w:val="003F08DD"/>
    <w:rsid w:val="003F2C71"/>
    <w:rsid w:val="004122A3"/>
    <w:rsid w:val="00414FDC"/>
    <w:rsid w:val="00417DCF"/>
    <w:rsid w:val="0042280A"/>
    <w:rsid w:val="00423B00"/>
    <w:rsid w:val="00441011"/>
    <w:rsid w:val="00444C76"/>
    <w:rsid w:val="00460531"/>
    <w:rsid w:val="004625E5"/>
    <w:rsid w:val="00465BE3"/>
    <w:rsid w:val="00466899"/>
    <w:rsid w:val="00467099"/>
    <w:rsid w:val="004678F8"/>
    <w:rsid w:val="004743C5"/>
    <w:rsid w:val="00480FE5"/>
    <w:rsid w:val="00482E99"/>
    <w:rsid w:val="00493100"/>
    <w:rsid w:val="004A028E"/>
    <w:rsid w:val="004A3F2D"/>
    <w:rsid w:val="004B5AB8"/>
    <w:rsid w:val="004B5C34"/>
    <w:rsid w:val="004C5173"/>
    <w:rsid w:val="004E4DF5"/>
    <w:rsid w:val="004F57DE"/>
    <w:rsid w:val="004F5E1C"/>
    <w:rsid w:val="004F7E9E"/>
    <w:rsid w:val="005106D5"/>
    <w:rsid w:val="0051183C"/>
    <w:rsid w:val="00522158"/>
    <w:rsid w:val="00535A21"/>
    <w:rsid w:val="0055120B"/>
    <w:rsid w:val="00561ED5"/>
    <w:rsid w:val="00567BD3"/>
    <w:rsid w:val="00580D0C"/>
    <w:rsid w:val="00582CA2"/>
    <w:rsid w:val="00584352"/>
    <w:rsid w:val="0059008A"/>
    <w:rsid w:val="00591F7D"/>
    <w:rsid w:val="00593868"/>
    <w:rsid w:val="005A0E0B"/>
    <w:rsid w:val="005A1300"/>
    <w:rsid w:val="005A21CB"/>
    <w:rsid w:val="005A36A4"/>
    <w:rsid w:val="005A5943"/>
    <w:rsid w:val="005B4878"/>
    <w:rsid w:val="005C7A7D"/>
    <w:rsid w:val="005E1FD1"/>
    <w:rsid w:val="006039C5"/>
    <w:rsid w:val="00606274"/>
    <w:rsid w:val="006200EB"/>
    <w:rsid w:val="0062703B"/>
    <w:rsid w:val="00632A1E"/>
    <w:rsid w:val="00644E7B"/>
    <w:rsid w:val="0064781D"/>
    <w:rsid w:val="0065068E"/>
    <w:rsid w:val="00660B80"/>
    <w:rsid w:val="00664BF8"/>
    <w:rsid w:val="00670E19"/>
    <w:rsid w:val="006735CC"/>
    <w:rsid w:val="00697E35"/>
    <w:rsid w:val="006B0989"/>
    <w:rsid w:val="006D2855"/>
    <w:rsid w:val="006D2ECE"/>
    <w:rsid w:val="006D779E"/>
    <w:rsid w:val="006E227F"/>
    <w:rsid w:val="006E7665"/>
    <w:rsid w:val="006F2D3A"/>
    <w:rsid w:val="006F377F"/>
    <w:rsid w:val="006F3FC8"/>
    <w:rsid w:val="00705522"/>
    <w:rsid w:val="0070744A"/>
    <w:rsid w:val="007123B2"/>
    <w:rsid w:val="00715E97"/>
    <w:rsid w:val="00725BF3"/>
    <w:rsid w:val="007400CA"/>
    <w:rsid w:val="00741CB8"/>
    <w:rsid w:val="007545DB"/>
    <w:rsid w:val="00761B63"/>
    <w:rsid w:val="00766B37"/>
    <w:rsid w:val="0077284A"/>
    <w:rsid w:val="0077327C"/>
    <w:rsid w:val="00782500"/>
    <w:rsid w:val="00785FAA"/>
    <w:rsid w:val="007A2955"/>
    <w:rsid w:val="007B7EF4"/>
    <w:rsid w:val="007D70D1"/>
    <w:rsid w:val="007E2490"/>
    <w:rsid w:val="007E4387"/>
    <w:rsid w:val="007E7D54"/>
    <w:rsid w:val="007F2AA2"/>
    <w:rsid w:val="00827843"/>
    <w:rsid w:val="008379F6"/>
    <w:rsid w:val="00860505"/>
    <w:rsid w:val="00871F56"/>
    <w:rsid w:val="00881A8C"/>
    <w:rsid w:val="008A2B25"/>
    <w:rsid w:val="008A57B6"/>
    <w:rsid w:val="008F0DD0"/>
    <w:rsid w:val="009117F5"/>
    <w:rsid w:val="00920267"/>
    <w:rsid w:val="0094249F"/>
    <w:rsid w:val="0094649D"/>
    <w:rsid w:val="009474AA"/>
    <w:rsid w:val="00951B8E"/>
    <w:rsid w:val="009823A1"/>
    <w:rsid w:val="00993BC3"/>
    <w:rsid w:val="00994F82"/>
    <w:rsid w:val="009A3BF0"/>
    <w:rsid w:val="009C7A14"/>
    <w:rsid w:val="009D6672"/>
    <w:rsid w:val="009E0489"/>
    <w:rsid w:val="009F61C8"/>
    <w:rsid w:val="00A067F1"/>
    <w:rsid w:val="00A1572E"/>
    <w:rsid w:val="00A3459A"/>
    <w:rsid w:val="00A41B12"/>
    <w:rsid w:val="00A61F86"/>
    <w:rsid w:val="00A6777B"/>
    <w:rsid w:val="00A9179C"/>
    <w:rsid w:val="00A95F1F"/>
    <w:rsid w:val="00AA07DD"/>
    <w:rsid w:val="00AA6579"/>
    <w:rsid w:val="00AA6815"/>
    <w:rsid w:val="00AB08F0"/>
    <w:rsid w:val="00AB489D"/>
    <w:rsid w:val="00AC0F2C"/>
    <w:rsid w:val="00AD472E"/>
    <w:rsid w:val="00AE70DC"/>
    <w:rsid w:val="00AF505A"/>
    <w:rsid w:val="00B01C21"/>
    <w:rsid w:val="00B12063"/>
    <w:rsid w:val="00B25D85"/>
    <w:rsid w:val="00B314A9"/>
    <w:rsid w:val="00B376BC"/>
    <w:rsid w:val="00B432A5"/>
    <w:rsid w:val="00B4445C"/>
    <w:rsid w:val="00B47040"/>
    <w:rsid w:val="00B57BBD"/>
    <w:rsid w:val="00B76322"/>
    <w:rsid w:val="00B801E3"/>
    <w:rsid w:val="00B8178E"/>
    <w:rsid w:val="00B863AE"/>
    <w:rsid w:val="00B90AE4"/>
    <w:rsid w:val="00BA27E2"/>
    <w:rsid w:val="00BC0213"/>
    <w:rsid w:val="00BC0809"/>
    <w:rsid w:val="00BD765E"/>
    <w:rsid w:val="00BE26BE"/>
    <w:rsid w:val="00BE62E5"/>
    <w:rsid w:val="00BF2C34"/>
    <w:rsid w:val="00C03073"/>
    <w:rsid w:val="00C075B5"/>
    <w:rsid w:val="00C10B39"/>
    <w:rsid w:val="00C148A5"/>
    <w:rsid w:val="00C32C67"/>
    <w:rsid w:val="00C349E8"/>
    <w:rsid w:val="00C41C31"/>
    <w:rsid w:val="00C477D3"/>
    <w:rsid w:val="00C50072"/>
    <w:rsid w:val="00C537B9"/>
    <w:rsid w:val="00C63E70"/>
    <w:rsid w:val="00C65CB6"/>
    <w:rsid w:val="00C701E2"/>
    <w:rsid w:val="00C70386"/>
    <w:rsid w:val="00C8194D"/>
    <w:rsid w:val="00C8196D"/>
    <w:rsid w:val="00C86849"/>
    <w:rsid w:val="00C90A47"/>
    <w:rsid w:val="00CD4180"/>
    <w:rsid w:val="00CE4E2E"/>
    <w:rsid w:val="00CF37B4"/>
    <w:rsid w:val="00CF5D83"/>
    <w:rsid w:val="00CF6D14"/>
    <w:rsid w:val="00D0645D"/>
    <w:rsid w:val="00D131FB"/>
    <w:rsid w:val="00D33B62"/>
    <w:rsid w:val="00D35623"/>
    <w:rsid w:val="00D40D96"/>
    <w:rsid w:val="00D41C43"/>
    <w:rsid w:val="00D42E34"/>
    <w:rsid w:val="00D43549"/>
    <w:rsid w:val="00D53775"/>
    <w:rsid w:val="00D555D8"/>
    <w:rsid w:val="00D671DD"/>
    <w:rsid w:val="00D7211E"/>
    <w:rsid w:val="00D72863"/>
    <w:rsid w:val="00DA1105"/>
    <w:rsid w:val="00DA711A"/>
    <w:rsid w:val="00DB09E0"/>
    <w:rsid w:val="00DB1636"/>
    <w:rsid w:val="00DB24FC"/>
    <w:rsid w:val="00DB6244"/>
    <w:rsid w:val="00DE027E"/>
    <w:rsid w:val="00DE0E14"/>
    <w:rsid w:val="00DE31EE"/>
    <w:rsid w:val="00DF5DEE"/>
    <w:rsid w:val="00DF7C80"/>
    <w:rsid w:val="00E061DB"/>
    <w:rsid w:val="00E138D7"/>
    <w:rsid w:val="00E55960"/>
    <w:rsid w:val="00E74A5E"/>
    <w:rsid w:val="00E74EBB"/>
    <w:rsid w:val="00E807A1"/>
    <w:rsid w:val="00E955F4"/>
    <w:rsid w:val="00EA25AF"/>
    <w:rsid w:val="00EA5E27"/>
    <w:rsid w:val="00EA6B75"/>
    <w:rsid w:val="00EE06F7"/>
    <w:rsid w:val="00EF3E4D"/>
    <w:rsid w:val="00F004FF"/>
    <w:rsid w:val="00F0170F"/>
    <w:rsid w:val="00F05CB8"/>
    <w:rsid w:val="00F155E5"/>
    <w:rsid w:val="00F21F39"/>
    <w:rsid w:val="00F40FDB"/>
    <w:rsid w:val="00F4490F"/>
    <w:rsid w:val="00F563A2"/>
    <w:rsid w:val="00F768AD"/>
    <w:rsid w:val="00F76938"/>
    <w:rsid w:val="00F85BB4"/>
    <w:rsid w:val="00F902EF"/>
    <w:rsid w:val="00FA0D99"/>
    <w:rsid w:val="00FC0A64"/>
    <w:rsid w:val="00FC2631"/>
    <w:rsid w:val="00FD7E5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3D347"/>
  <w15:docId w15:val="{496228D5-7D7E-4AAD-B792-FF538DDF1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B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FBF"/>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pPr>
      <w:spacing w:line="240" w:lineRule="auto"/>
    </w:pPr>
  </w:style>
  <w:style w:type="character" w:customStyle="1" w:styleId="Ttulo1Car">
    <w:name w:val="Título 1 Car"/>
    <w:basedOn w:val="Fuentedeprrafopredeter"/>
    <w:link w:val="Ttulo1"/>
    <w:uiPriority w:val="9"/>
    <w:rsid w:val="00CA5865"/>
    <w:rPr>
      <w:sz w:val="40"/>
      <w:szCs w:val="40"/>
    </w:rPr>
  </w:style>
  <w:style w:type="character" w:customStyle="1" w:styleId="TtuloCar">
    <w:name w:val="Título Car"/>
    <w:basedOn w:val="Fuentedeprrafopredeter"/>
    <w:link w:val="Ttulo"/>
    <w:uiPriority w:val="10"/>
    <w:rsid w:val="00CA5865"/>
    <w:rPr>
      <w:sz w:val="52"/>
      <w:szCs w:val="52"/>
    </w:rPr>
  </w:style>
  <w:style w:type="character" w:styleId="Hipervnculo">
    <w:name w:val="Hyperlink"/>
    <w:basedOn w:val="Fuentedeprrafopredeter"/>
    <w:uiPriority w:val="99"/>
    <w:unhideWhenUsed/>
    <w:rsid w:val="007870B2"/>
    <w:rPr>
      <w:color w:val="0000FF" w:themeColor="hyperlink"/>
      <w:u w:val="single"/>
    </w:rPr>
  </w:style>
  <w:style w:type="character" w:customStyle="1" w:styleId="Mencinsinresolver1">
    <w:name w:val="Mención sin resolver1"/>
    <w:basedOn w:val="Fuentedeprrafopredeter"/>
    <w:uiPriority w:val="99"/>
    <w:semiHidden/>
    <w:unhideWhenUsed/>
    <w:rsid w:val="007870B2"/>
    <w:rPr>
      <w:color w:val="605E5C"/>
      <w:shd w:val="clear" w:color="auto" w:fill="E1DFDD"/>
    </w:rPr>
  </w:style>
  <w:style w:type="paragraph" w:styleId="NormalWeb">
    <w:name w:val="Normal (Web)"/>
    <w:basedOn w:val="Normal"/>
    <w:uiPriority w:val="99"/>
    <w:semiHidden/>
    <w:unhideWhenUsed/>
    <w:rsid w:val="00961AF7"/>
    <w:pPr>
      <w:spacing w:before="100" w:beforeAutospacing="1" w:after="100" w:afterAutospacing="1" w:line="240" w:lineRule="auto"/>
    </w:pPr>
    <w:rPr>
      <w:rFonts w:ascii="Times New Roman" w:eastAsia="Times New Roman" w:hAnsi="Times New Roman" w:cs="Times New Roman"/>
      <w:sz w:val="24"/>
      <w:szCs w:val="24"/>
      <w:lang w:val="es-CO"/>
    </w:rPr>
  </w:style>
  <w:style w:type="table" w:customStyle="1" w:styleId="aff0">
    <w:basedOn w:val="TableNormal0"/>
    <w:tblPr>
      <w:tblStyleRowBandSize w:val="1"/>
      <w:tblStyleColBandSize w:val="1"/>
      <w:tblCellMar>
        <w:left w:w="115" w:type="dxa"/>
        <w:right w:w="115" w:type="dxa"/>
      </w:tblCellMar>
    </w:tblPr>
  </w:style>
  <w:style w:type="table" w:customStyle="1" w:styleId="aff1">
    <w:basedOn w:val="TableNormal0"/>
    <w:tblPr>
      <w:tblStyleRowBandSize w:val="1"/>
      <w:tblStyleColBandSize w:val="1"/>
      <w:tblCellMar>
        <w:left w:w="115" w:type="dxa"/>
        <w:right w:w="115" w:type="dxa"/>
      </w:tblCellMar>
    </w:tblPr>
  </w:style>
  <w:style w:type="table" w:customStyle="1" w:styleId="aff2">
    <w:basedOn w:val="TableNormal0"/>
    <w:tblPr>
      <w:tblStyleRowBandSize w:val="1"/>
      <w:tblStyleColBandSize w:val="1"/>
      <w:tblCellMar>
        <w:left w:w="115" w:type="dxa"/>
        <w:right w:w="115" w:type="dxa"/>
      </w:tblCellMar>
    </w:tblPr>
  </w:style>
  <w:style w:type="table" w:customStyle="1" w:styleId="aff3">
    <w:basedOn w:val="TableNormal0"/>
    <w:tblPr>
      <w:tblStyleRowBandSize w:val="1"/>
      <w:tblStyleColBandSize w:val="1"/>
      <w:tblCellMar>
        <w:left w:w="115" w:type="dxa"/>
        <w:right w:w="115" w:type="dxa"/>
      </w:tblCellMar>
    </w:tblPr>
  </w:style>
  <w:style w:type="table" w:customStyle="1" w:styleId="aff4">
    <w:basedOn w:val="TableNormal0"/>
    <w:pPr>
      <w:spacing w:line="240" w:lineRule="auto"/>
    </w:pPr>
    <w:tblPr>
      <w:tblStyleRowBandSize w:val="1"/>
      <w:tblStyleColBandSize w:val="1"/>
      <w:tblCellMar>
        <w:left w:w="108" w:type="dxa"/>
        <w:right w:w="108" w:type="dxa"/>
      </w:tblCellMar>
    </w:tblPr>
  </w:style>
  <w:style w:type="table" w:customStyle="1" w:styleId="aff5">
    <w:basedOn w:val="TableNormal0"/>
    <w:tblPr>
      <w:tblStyleRowBandSize w:val="1"/>
      <w:tblStyleColBandSize w:val="1"/>
      <w:tblCellMar>
        <w:left w:w="115" w:type="dxa"/>
        <w:right w:w="115" w:type="dxa"/>
      </w:tblCellMar>
    </w:tblPr>
  </w:style>
  <w:style w:type="table" w:customStyle="1" w:styleId="aff6">
    <w:basedOn w:val="TableNormal0"/>
    <w:pPr>
      <w:spacing w:line="240" w:lineRule="auto"/>
    </w:pPr>
    <w:tblPr>
      <w:tblStyleRowBandSize w:val="1"/>
      <w:tblStyleColBandSize w:val="1"/>
      <w:tblCellMar>
        <w:left w:w="108" w:type="dxa"/>
        <w:right w:w="108" w:type="dxa"/>
      </w:tblCellMar>
    </w:tblPr>
  </w:style>
  <w:style w:type="table" w:customStyle="1" w:styleId="aff7">
    <w:basedOn w:val="TableNormal0"/>
    <w:pPr>
      <w:spacing w:line="240" w:lineRule="auto"/>
    </w:pPr>
    <w:tblPr>
      <w:tblStyleRowBandSize w:val="1"/>
      <w:tblStyleColBandSize w:val="1"/>
      <w:tblCellMar>
        <w:left w:w="108" w:type="dxa"/>
        <w:right w:w="108" w:type="dxa"/>
      </w:tblCellMar>
    </w:tblPr>
  </w:style>
  <w:style w:type="table" w:customStyle="1" w:styleId="aff8">
    <w:basedOn w:val="TableNormal0"/>
    <w:tblPr>
      <w:tblStyleRowBandSize w:val="1"/>
      <w:tblStyleColBandSize w:val="1"/>
      <w:tblCellMar>
        <w:left w:w="115" w:type="dxa"/>
        <w:right w:w="115" w:type="dxa"/>
      </w:tblCellMar>
    </w:tblPr>
  </w:style>
  <w:style w:type="table" w:customStyle="1" w:styleId="aff9">
    <w:basedOn w:val="TableNormal0"/>
    <w:pPr>
      <w:spacing w:line="240" w:lineRule="auto"/>
    </w:pPr>
    <w:tblPr>
      <w:tblStyleRowBandSize w:val="1"/>
      <w:tblStyleColBandSize w:val="1"/>
      <w:tblCellMar>
        <w:left w:w="108" w:type="dxa"/>
        <w:right w:w="108" w:type="dxa"/>
      </w:tblCellMar>
    </w:tblPr>
  </w:style>
  <w:style w:type="table" w:customStyle="1" w:styleId="affa">
    <w:basedOn w:val="TableNormal0"/>
    <w:pPr>
      <w:spacing w:line="240" w:lineRule="auto"/>
    </w:pPr>
    <w:tblPr>
      <w:tblStyleRowBandSize w:val="1"/>
      <w:tblStyleColBandSize w:val="1"/>
      <w:tblCellMar>
        <w:left w:w="108" w:type="dxa"/>
        <w:right w:w="108" w:type="dxa"/>
      </w:tblCellMar>
    </w:tblPr>
  </w:style>
  <w:style w:type="table" w:customStyle="1" w:styleId="affb">
    <w:basedOn w:val="TableNormal0"/>
    <w:tblPr>
      <w:tblStyleRowBandSize w:val="1"/>
      <w:tblStyleColBandSize w:val="1"/>
      <w:tblCellMar>
        <w:left w:w="115" w:type="dxa"/>
        <w:right w:w="115" w:type="dxa"/>
      </w:tblCellMar>
    </w:tblPr>
  </w:style>
  <w:style w:type="table" w:customStyle="1" w:styleId="affc">
    <w:basedOn w:val="TableNormal0"/>
    <w:tblPr>
      <w:tblStyleRowBandSize w:val="1"/>
      <w:tblStyleColBandSize w:val="1"/>
      <w:tblCellMar>
        <w:left w:w="115" w:type="dxa"/>
        <w:right w:w="115" w:type="dxa"/>
      </w:tblCellMar>
    </w:tblPr>
  </w:style>
  <w:style w:type="table" w:customStyle="1" w:styleId="affd">
    <w:basedOn w:val="TableNormal0"/>
    <w:pPr>
      <w:spacing w:line="240" w:lineRule="auto"/>
    </w:pPr>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left w:w="115" w:type="dxa"/>
        <w:right w:w="115" w:type="dxa"/>
      </w:tblCellMar>
    </w:tblPr>
  </w:style>
  <w:style w:type="table" w:customStyle="1" w:styleId="afff">
    <w:basedOn w:val="TableNormal0"/>
    <w:pPr>
      <w:spacing w:line="240" w:lineRule="auto"/>
    </w:pPr>
    <w:tblPr>
      <w:tblStyleRowBandSize w:val="1"/>
      <w:tblStyleColBandSize w:val="1"/>
      <w:tblCellMar>
        <w:left w:w="108" w:type="dxa"/>
        <w:right w:w="108" w:type="dxa"/>
      </w:tblCellMar>
    </w:tblPr>
  </w:style>
  <w:style w:type="table" w:customStyle="1" w:styleId="afff0">
    <w:basedOn w:val="TableNormal0"/>
    <w:tblPr>
      <w:tblStyleRowBandSize w:val="1"/>
      <w:tblStyleColBandSize w:val="1"/>
      <w:tblCellMar>
        <w:left w:w="115" w:type="dxa"/>
        <w:right w:w="115" w:type="dxa"/>
      </w:tblCellMar>
    </w:tblPr>
  </w:style>
  <w:style w:type="table" w:customStyle="1" w:styleId="afff1">
    <w:basedOn w:val="TableNormal0"/>
    <w:pPr>
      <w:spacing w:line="240" w:lineRule="auto"/>
    </w:pPr>
    <w:tblPr>
      <w:tblStyleRowBandSize w:val="1"/>
      <w:tblStyleColBandSize w:val="1"/>
      <w:tblCellMar>
        <w:left w:w="108" w:type="dxa"/>
        <w:right w:w="108" w:type="dxa"/>
      </w:tblCellMar>
    </w:tblPr>
  </w:style>
  <w:style w:type="table" w:customStyle="1" w:styleId="afff2">
    <w:basedOn w:val="TableNormal0"/>
    <w:tblPr>
      <w:tblStyleRowBandSize w:val="1"/>
      <w:tblStyleColBandSize w:val="1"/>
      <w:tblCellMar>
        <w:left w:w="115" w:type="dxa"/>
        <w:right w:w="115" w:type="dxa"/>
      </w:tblCellMar>
    </w:tblPr>
  </w:style>
  <w:style w:type="table" w:customStyle="1" w:styleId="afff3">
    <w:basedOn w:val="TableNormal0"/>
    <w:pPr>
      <w:spacing w:line="240" w:lineRule="auto"/>
    </w:pPr>
    <w:tblPr>
      <w:tblStyleRowBandSize w:val="1"/>
      <w:tblStyleColBandSize w:val="1"/>
      <w:tblCellMar>
        <w:left w:w="108" w:type="dxa"/>
        <w:right w:w="108" w:type="dxa"/>
      </w:tblCellMar>
    </w:tblPr>
  </w:style>
  <w:style w:type="table" w:customStyle="1" w:styleId="afff4">
    <w:basedOn w:val="TableNormal0"/>
    <w:tblPr>
      <w:tblStyleRowBandSize w:val="1"/>
      <w:tblStyleColBandSize w:val="1"/>
      <w:tblCellMar>
        <w:left w:w="115" w:type="dxa"/>
        <w:right w:w="115" w:type="dxa"/>
      </w:tblCellMar>
    </w:tblPr>
  </w:style>
  <w:style w:type="table" w:customStyle="1" w:styleId="afff5">
    <w:basedOn w:val="TableNormal0"/>
    <w:pPr>
      <w:spacing w:line="240" w:lineRule="auto"/>
    </w:pPr>
    <w:tblPr>
      <w:tblStyleRowBandSize w:val="1"/>
      <w:tblStyleColBandSize w:val="1"/>
      <w:tblCellMar>
        <w:left w:w="108" w:type="dxa"/>
        <w:right w:w="108" w:type="dxa"/>
      </w:tblCellMar>
    </w:tblPr>
  </w:style>
  <w:style w:type="table" w:customStyle="1" w:styleId="afff6">
    <w:basedOn w:val="TableNormal0"/>
    <w:pPr>
      <w:spacing w:line="240" w:lineRule="auto"/>
    </w:pPr>
    <w:tblPr>
      <w:tblStyleRowBandSize w:val="1"/>
      <w:tblStyleColBandSize w:val="1"/>
      <w:tblCellMar>
        <w:left w:w="108" w:type="dxa"/>
        <w:right w:w="108" w:type="dxa"/>
      </w:tblCellMar>
    </w:tblPr>
  </w:style>
  <w:style w:type="table" w:customStyle="1" w:styleId="afff7">
    <w:basedOn w:val="TableNormal0"/>
    <w:pPr>
      <w:spacing w:line="240" w:lineRule="auto"/>
    </w:pPr>
    <w:tblPr>
      <w:tblStyleRowBandSize w:val="1"/>
      <w:tblStyleColBandSize w:val="1"/>
      <w:tblCellMar>
        <w:left w:w="108" w:type="dxa"/>
        <w:right w:w="108" w:type="dxa"/>
      </w:tblCellMar>
    </w:tblPr>
  </w:style>
  <w:style w:type="table" w:customStyle="1" w:styleId="afff8">
    <w:basedOn w:val="TableNormal0"/>
    <w:tblPr>
      <w:tblStyleRowBandSize w:val="1"/>
      <w:tblStyleColBandSize w:val="1"/>
      <w:tblCellMar>
        <w:left w:w="115" w:type="dxa"/>
        <w:right w:w="115" w:type="dxa"/>
      </w:tblCellMar>
    </w:tblPr>
  </w:style>
  <w:style w:type="table" w:customStyle="1" w:styleId="afff9">
    <w:basedOn w:val="TableNormal0"/>
    <w:pPr>
      <w:spacing w:line="240" w:lineRule="auto"/>
    </w:pPr>
    <w:tblPr>
      <w:tblStyleRowBandSize w:val="1"/>
      <w:tblStyleColBandSize w:val="1"/>
      <w:tblCellMar>
        <w:left w:w="108" w:type="dxa"/>
        <w:right w:w="108" w:type="dxa"/>
      </w:tblCellMar>
    </w:tblPr>
  </w:style>
  <w:style w:type="table" w:customStyle="1" w:styleId="afffa">
    <w:basedOn w:val="TableNormal0"/>
    <w:tblPr>
      <w:tblStyleRowBandSize w:val="1"/>
      <w:tblStyleColBandSize w:val="1"/>
      <w:tblCellMar>
        <w:left w:w="115" w:type="dxa"/>
        <w:right w:w="115" w:type="dxa"/>
      </w:tblCellMar>
    </w:tblPr>
  </w:style>
  <w:style w:type="table" w:customStyle="1" w:styleId="afffb">
    <w:basedOn w:val="TableNormal0"/>
    <w:pPr>
      <w:spacing w:line="240" w:lineRule="auto"/>
    </w:pPr>
    <w:tblPr>
      <w:tblStyleRowBandSize w:val="1"/>
      <w:tblStyleColBandSize w:val="1"/>
      <w:tblCellMar>
        <w:left w:w="108" w:type="dxa"/>
        <w:right w:w="108" w:type="dxa"/>
      </w:tblCellMar>
    </w:tblPr>
  </w:style>
  <w:style w:type="table" w:customStyle="1" w:styleId="afffc">
    <w:basedOn w:val="TableNormal0"/>
    <w:tblPr>
      <w:tblStyleRowBandSize w:val="1"/>
      <w:tblStyleColBandSize w:val="1"/>
      <w:tblCellMar>
        <w:left w:w="115" w:type="dxa"/>
        <w:right w:w="115" w:type="dxa"/>
      </w:tblCellMar>
    </w:tblPr>
  </w:style>
  <w:style w:type="table" w:customStyle="1" w:styleId="afffd">
    <w:basedOn w:val="TableNormal0"/>
    <w:pPr>
      <w:spacing w:line="240" w:lineRule="auto"/>
    </w:pPr>
    <w:tblPr>
      <w:tblStyleRowBandSize w:val="1"/>
      <w:tblStyleColBandSize w:val="1"/>
      <w:tblCellMar>
        <w:left w:w="108" w:type="dxa"/>
        <w:right w:w="108" w:type="dxa"/>
      </w:tblCellMar>
    </w:tblPr>
  </w:style>
  <w:style w:type="table" w:customStyle="1" w:styleId="afffe">
    <w:basedOn w:val="TableNormal0"/>
    <w:tblPr>
      <w:tblStyleRowBandSize w:val="1"/>
      <w:tblStyleColBandSize w:val="1"/>
      <w:tblCellMar>
        <w:left w:w="115" w:type="dxa"/>
        <w:right w:w="115" w:type="dxa"/>
      </w:tblCellMar>
    </w:tblPr>
  </w:style>
  <w:style w:type="table" w:customStyle="1" w:styleId="affff">
    <w:basedOn w:val="TableNormal0"/>
    <w:tblPr>
      <w:tblStyleRowBandSize w:val="1"/>
      <w:tblStyleColBandSize w:val="1"/>
      <w:tblCellMar>
        <w:left w:w="115" w:type="dxa"/>
        <w:right w:w="115" w:type="dxa"/>
      </w:tblCellMar>
    </w:tblPr>
  </w:style>
  <w:style w:type="table" w:customStyle="1" w:styleId="affff0">
    <w:basedOn w:val="TableNormal0"/>
    <w:pPr>
      <w:spacing w:line="240" w:lineRule="auto"/>
    </w:pPr>
    <w:tblPr>
      <w:tblStyleRowBandSize w:val="1"/>
      <w:tblStyleColBandSize w:val="1"/>
      <w:tblCellMar>
        <w:left w:w="108" w:type="dxa"/>
        <w:right w:w="108" w:type="dxa"/>
      </w:tblCellMar>
    </w:tblPr>
  </w:style>
  <w:style w:type="table" w:customStyle="1" w:styleId="affff1">
    <w:basedOn w:val="TableNormal0"/>
    <w:tblPr>
      <w:tblStyleRowBandSize w:val="1"/>
      <w:tblStyleColBandSize w:val="1"/>
      <w:tblCellMar>
        <w:left w:w="115" w:type="dxa"/>
        <w:right w:w="115" w:type="dxa"/>
      </w:tblCellMar>
    </w:tblPr>
  </w:style>
  <w:style w:type="table" w:customStyle="1" w:styleId="affff2">
    <w:basedOn w:val="TableNormal0"/>
    <w:pPr>
      <w:spacing w:line="240" w:lineRule="auto"/>
    </w:pPr>
    <w:tblPr>
      <w:tblStyleRowBandSize w:val="1"/>
      <w:tblStyleColBandSize w:val="1"/>
      <w:tblCellMar>
        <w:left w:w="108" w:type="dxa"/>
        <w:right w:w="108" w:type="dxa"/>
      </w:tblCellMar>
    </w:tblPr>
  </w:style>
  <w:style w:type="table" w:customStyle="1" w:styleId="affff3">
    <w:basedOn w:val="TableNormal0"/>
    <w:tblPr>
      <w:tblStyleRowBandSize w:val="1"/>
      <w:tblStyleColBandSize w:val="1"/>
      <w:tblCellMar>
        <w:left w:w="115" w:type="dxa"/>
        <w:right w:w="115" w:type="dxa"/>
      </w:tblCellMar>
    </w:tblPr>
  </w:style>
  <w:style w:type="table" w:customStyle="1" w:styleId="affff4">
    <w:basedOn w:val="TableNormal0"/>
    <w:pPr>
      <w:spacing w:line="240" w:lineRule="auto"/>
    </w:pPr>
    <w:tblPr>
      <w:tblStyleRowBandSize w:val="1"/>
      <w:tblStyleColBandSize w:val="1"/>
      <w:tblCellMar>
        <w:left w:w="108" w:type="dxa"/>
        <w:right w:w="108" w:type="dxa"/>
      </w:tblCellMar>
    </w:tblPr>
  </w:style>
  <w:style w:type="table" w:customStyle="1" w:styleId="affff5">
    <w:basedOn w:val="TableNormal0"/>
    <w:pPr>
      <w:spacing w:line="240" w:lineRule="auto"/>
    </w:pPr>
    <w:tblPr>
      <w:tblStyleRowBandSize w:val="1"/>
      <w:tblStyleColBandSize w:val="1"/>
      <w:tblCellMar>
        <w:left w:w="108" w:type="dxa"/>
        <w:right w:w="108" w:type="dxa"/>
      </w:tblCellMar>
    </w:tblPr>
  </w:style>
  <w:style w:type="table" w:customStyle="1" w:styleId="affff6">
    <w:basedOn w:val="TableNormal0"/>
    <w:tblPr>
      <w:tblStyleRowBandSize w:val="1"/>
      <w:tblStyleColBandSize w:val="1"/>
      <w:tblCellMar>
        <w:left w:w="115" w:type="dxa"/>
        <w:right w:w="115"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character" w:styleId="Textoennegrita">
    <w:name w:val="Strong"/>
    <w:basedOn w:val="Fuentedeprrafopredeter"/>
    <w:uiPriority w:val="22"/>
    <w:qFormat/>
    <w:rsid w:val="00417DCF"/>
    <w:rPr>
      <w:b/>
      <w:bCs/>
    </w:rPr>
  </w:style>
  <w:style w:type="paragraph" w:styleId="Revisin">
    <w:name w:val="Revision"/>
    <w:hidden/>
    <w:uiPriority w:val="99"/>
    <w:semiHidden/>
    <w:rsid w:val="000719C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167937">
      <w:bodyDiv w:val="1"/>
      <w:marLeft w:val="0"/>
      <w:marRight w:val="0"/>
      <w:marTop w:val="0"/>
      <w:marBottom w:val="0"/>
      <w:divBdr>
        <w:top w:val="none" w:sz="0" w:space="0" w:color="auto"/>
        <w:left w:val="none" w:sz="0" w:space="0" w:color="auto"/>
        <w:bottom w:val="none" w:sz="0" w:space="0" w:color="auto"/>
        <w:right w:val="none" w:sz="0" w:space="0" w:color="auto"/>
      </w:divBdr>
    </w:div>
    <w:div w:id="2070883659">
      <w:bodyDiv w:val="1"/>
      <w:marLeft w:val="0"/>
      <w:marRight w:val="0"/>
      <w:marTop w:val="0"/>
      <w:marBottom w:val="0"/>
      <w:divBdr>
        <w:top w:val="none" w:sz="0" w:space="0" w:color="auto"/>
        <w:left w:val="none" w:sz="0" w:space="0" w:color="auto"/>
        <w:bottom w:val="none" w:sz="0" w:space="0" w:color="auto"/>
        <w:right w:val="none" w:sz="0" w:space="0" w:color="auto"/>
      </w:divBdr>
      <w:divsChild>
        <w:div w:id="1311129399">
          <w:marLeft w:val="0"/>
          <w:marRight w:val="0"/>
          <w:marTop w:val="0"/>
          <w:marBottom w:val="225"/>
          <w:divBdr>
            <w:top w:val="none" w:sz="0" w:space="0" w:color="auto"/>
            <w:left w:val="none" w:sz="0" w:space="0" w:color="auto"/>
            <w:bottom w:val="none" w:sz="0" w:space="0" w:color="auto"/>
            <w:right w:val="none" w:sz="0" w:space="0" w:color="auto"/>
          </w:divBdr>
        </w:div>
        <w:div w:id="440691656">
          <w:marLeft w:val="-225"/>
          <w:marRight w:val="-225"/>
          <w:marTop w:val="0"/>
          <w:marBottom w:val="0"/>
          <w:divBdr>
            <w:top w:val="none" w:sz="0" w:space="0" w:color="auto"/>
            <w:left w:val="none" w:sz="0" w:space="0" w:color="auto"/>
            <w:bottom w:val="none" w:sz="0" w:space="0" w:color="auto"/>
            <w:right w:val="none" w:sz="0" w:space="0" w:color="auto"/>
          </w:divBdr>
          <w:divsChild>
            <w:div w:id="698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30.png"/><Relationship Id="rId47" Type="http://schemas.openxmlformats.org/officeDocument/2006/relationships/image" Target="media/image35.jpg"/><Relationship Id="rId63" Type="http://schemas.openxmlformats.org/officeDocument/2006/relationships/image" Target="media/image51.jpg"/><Relationship Id="rId68" Type="http://schemas.openxmlformats.org/officeDocument/2006/relationships/hyperlink" Target="https://www.shutterstock.com/es/image-photo/metaverse-social-data-netowork-simulation-ai-2144153201" TargetMode="External"/><Relationship Id="rId84" Type="http://schemas.openxmlformats.org/officeDocument/2006/relationships/image" Target="media/image63.jpg"/><Relationship Id="rId89" Type="http://schemas.openxmlformats.org/officeDocument/2006/relationships/image" Target="media/image68.jpg"/><Relationship Id="rId16" Type="http://schemas.openxmlformats.org/officeDocument/2006/relationships/image" Target="media/image5.jpg"/><Relationship Id="rId11" Type="http://schemas.microsoft.com/office/2011/relationships/commentsExtended" Target="commentsExtended.xml"/><Relationship Id="rId32" Type="http://schemas.openxmlformats.org/officeDocument/2006/relationships/image" Target="media/image20.jpg"/><Relationship Id="rId37" Type="http://schemas.openxmlformats.org/officeDocument/2006/relationships/image" Target="media/image25.jpg"/><Relationship Id="rId53" Type="http://schemas.openxmlformats.org/officeDocument/2006/relationships/image" Target="media/image41.png"/><Relationship Id="rId58" Type="http://schemas.openxmlformats.org/officeDocument/2006/relationships/image" Target="media/image46.jpg"/><Relationship Id="rId74" Type="http://schemas.openxmlformats.org/officeDocument/2006/relationships/hyperlink" Target="https://youtu.be/6p8rTMARzrM?t=" TargetMode="External"/><Relationship Id="rId79" Type="http://schemas.openxmlformats.org/officeDocument/2006/relationships/image" Target="media/image59.jp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69.jpg"/><Relationship Id="rId95" Type="http://schemas.openxmlformats.org/officeDocument/2006/relationships/hyperlink" Target="https://player.slideplayer.es/109/17991266/slides/slide_8.jpg" TargetMode="External"/><Relationship Id="rId22" Type="http://schemas.openxmlformats.org/officeDocument/2006/relationships/image" Target="media/image11.jp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jpg"/><Relationship Id="rId64" Type="http://schemas.openxmlformats.org/officeDocument/2006/relationships/image" Target="media/image52.jpg"/><Relationship Id="rId69" Type="http://schemas.openxmlformats.org/officeDocument/2006/relationships/hyperlink" Target="https://www.shutterstock.com/es/image-photo/metaverse-technology-hand-robot-human-connected-2089493842" TargetMode="External"/><Relationship Id="rId80" Type="http://schemas.openxmlformats.org/officeDocument/2006/relationships/image" Target="media/image60.jpg"/><Relationship Id="rId85" Type="http://schemas.openxmlformats.org/officeDocument/2006/relationships/image" Target="media/image64.jpg"/><Relationship Id="rId12" Type="http://schemas.microsoft.com/office/2016/09/relationships/commentsIds" Target="commentsIds.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jpg"/><Relationship Id="rId67" Type="http://schemas.openxmlformats.org/officeDocument/2006/relationships/image" Target="media/image55.jpg"/><Relationship Id="rId103" Type="http://schemas.microsoft.com/office/2011/relationships/people" Target="people.xml"/><Relationship Id="rId20" Type="http://schemas.openxmlformats.org/officeDocument/2006/relationships/image" Target="media/image9.jp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g"/><Relationship Id="rId70" Type="http://schemas.openxmlformats.org/officeDocument/2006/relationships/hyperlink" Target="https://www.shutterstock.com/es/image-vector/concept-web-30-metaverse-purple-holographic-2169659615" TargetMode="External"/><Relationship Id="rId75" Type="http://schemas.openxmlformats.org/officeDocument/2006/relationships/image" Target="media/image57.jpg"/><Relationship Id="rId83" Type="http://schemas.openxmlformats.org/officeDocument/2006/relationships/image" Target="media/image62.jpg"/><Relationship Id="rId88" Type="http://schemas.openxmlformats.org/officeDocument/2006/relationships/image" Target="media/image67.jpg"/><Relationship Id="rId91" Type="http://schemas.openxmlformats.org/officeDocument/2006/relationships/image" Target="media/image70.jpg"/><Relationship Id="rId96" Type="http://schemas.openxmlformats.org/officeDocument/2006/relationships/hyperlink" Target="https://www.3dcadportal.com/delcam-powermill.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image" Target="media/image53.jpg"/><Relationship Id="rId73" Type="http://schemas.openxmlformats.org/officeDocument/2006/relationships/image" Target="media/image56.png"/><Relationship Id="rId78" Type="http://schemas.openxmlformats.org/officeDocument/2006/relationships/hyperlink" Target="https://youtu.be/3uG0wgZ8kh8?t=1" TargetMode="External"/><Relationship Id="rId81" Type="http://schemas.openxmlformats.org/officeDocument/2006/relationships/hyperlink" Target="https://youtu.be/HrPN__guTcU" TargetMode="External"/><Relationship Id="rId86" Type="http://schemas.openxmlformats.org/officeDocument/2006/relationships/image" Target="media/image65.jpg"/><Relationship Id="rId94" Type="http://schemas.openxmlformats.org/officeDocument/2006/relationships/hyperlink" Target="https://perezcamps.com/es/que-es-cam-cad/" TargetMode="External"/><Relationship Id="rId99" Type="http://schemas.openxmlformats.org/officeDocument/2006/relationships/hyperlink" Target="https://www.interempresas.net/FeriaVirtual/Catalogos_y_documentos/199030/BobCAD-CAM-V29---MILL-5-PRO.-Mecanizado-de-5-Ejes-Simultaneos.pdf" TargetMode="External"/><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jpg"/><Relationship Id="rId55" Type="http://schemas.openxmlformats.org/officeDocument/2006/relationships/image" Target="media/image43.png"/><Relationship Id="rId76" Type="http://schemas.openxmlformats.org/officeDocument/2006/relationships/hyperlink" Target="https://youtu.be/fJhcoS5YTxQ?t=1" TargetMode="External"/><Relationship Id="rId97" Type="http://schemas.openxmlformats.org/officeDocument/2006/relationships/hyperlink" Target="https://www.3dcadportal.com/rhinocam.html"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shutterstock.com/es/image-illustration/static-structural-simulation-3d-airfoil-subjected-2165788349" TargetMode="External"/><Relationship Id="rId92" Type="http://schemas.openxmlformats.org/officeDocument/2006/relationships/image" Target="media/image71.jp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g"/><Relationship Id="rId40" Type="http://schemas.openxmlformats.org/officeDocument/2006/relationships/image" Target="media/image28.jpg"/><Relationship Id="rId45" Type="http://schemas.openxmlformats.org/officeDocument/2006/relationships/image" Target="media/image33.png"/><Relationship Id="rId66" Type="http://schemas.openxmlformats.org/officeDocument/2006/relationships/image" Target="media/image54.jpg"/><Relationship Id="rId87" Type="http://schemas.openxmlformats.org/officeDocument/2006/relationships/image" Target="media/image66.jpg"/><Relationship Id="rId61" Type="http://schemas.openxmlformats.org/officeDocument/2006/relationships/image" Target="media/image49.jpg"/><Relationship Id="rId82" Type="http://schemas.openxmlformats.org/officeDocument/2006/relationships/image" Target="media/image61.jpg"/><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hyperlink" Target="https://www.3dcadportal.com/rhinocam.html" TargetMode="External"/><Relationship Id="rId35" Type="http://schemas.openxmlformats.org/officeDocument/2006/relationships/image" Target="media/image23.jpg"/><Relationship Id="rId56" Type="http://schemas.openxmlformats.org/officeDocument/2006/relationships/image" Target="media/image44.png"/><Relationship Id="rId77" Type="http://schemas.openxmlformats.org/officeDocument/2006/relationships/image" Target="media/image58.jpg"/><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www.shutterstock.com/es/image-vector/dark-blue-color-light-abstract-technology-310412813" TargetMode="External"/><Relationship Id="rId93" Type="http://schemas.openxmlformats.org/officeDocument/2006/relationships/hyperlink" Target="https://www.demaquinasyherramientas.com/mecanizado/materiales-segun-la-norma-iso" TargetMode="External"/><Relationship Id="rId98" Type="http://schemas.openxmlformats.org/officeDocument/2006/relationships/hyperlink" Target="https://www.3dcadportal.com/solidcam.html" TargetMode="Externa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4.png"/></Relationships>
</file>

<file path=word/_rels/header1.xml.rels><?xml version="1.0" encoding="UTF-8" standalone="yes"?>
<Relationships xmlns="http://schemas.openxmlformats.org/package/2006/relationships"><Relationship Id="rId3" Type="http://schemas.openxmlformats.org/officeDocument/2006/relationships/image" Target="media/image730.png"/><Relationship Id="rId2" Type="http://schemas.openxmlformats.org/officeDocument/2006/relationships/image" Target="media/image73.png"/><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3gaFBv12IQi1CmuT3W2IabgeXA==">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6A56CC-A0C5-4627-9DB6-787E362F0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7656</Words>
  <Characters>42110</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ChihiMonkey</dc:creator>
  <cp:lastModifiedBy>USER</cp:lastModifiedBy>
  <cp:revision>4</cp:revision>
  <dcterms:created xsi:type="dcterms:W3CDTF">2022-10-07T21:30:00Z</dcterms:created>
  <dcterms:modified xsi:type="dcterms:W3CDTF">2022-10-07T21:35:00Z</dcterms:modified>
</cp:coreProperties>
</file>